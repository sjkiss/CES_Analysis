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D71F6" w14:textId="77777777" w:rsidR="00142145" w:rsidRPr="005875AB" w:rsidRDefault="00142145" w:rsidP="00C01438">
      <w:pPr>
        <w:jc w:val="both"/>
        <w:rPr>
          <w:rFonts w:ascii="Times New Roman" w:hAnsi="Times New Roman" w:cs="Times New Roman"/>
          <w:b/>
          <w:bCs/>
        </w:rPr>
      </w:pPr>
      <w:bookmarkStart w:id="0" w:name="_Hlk103763402"/>
      <w:bookmarkEnd w:id="0"/>
    </w:p>
    <w:p w14:paraId="0DC27B72" w14:textId="77777777" w:rsidR="00142145" w:rsidRPr="005875AB" w:rsidRDefault="00142145" w:rsidP="00C01438">
      <w:pPr>
        <w:jc w:val="both"/>
        <w:rPr>
          <w:rFonts w:ascii="Times New Roman" w:hAnsi="Times New Roman" w:cs="Times New Roman"/>
          <w:b/>
          <w:bCs/>
        </w:rPr>
      </w:pPr>
    </w:p>
    <w:p w14:paraId="0667BC22" w14:textId="77777777" w:rsidR="00142145" w:rsidRPr="005875AB" w:rsidRDefault="00142145" w:rsidP="00C01438">
      <w:pPr>
        <w:jc w:val="both"/>
        <w:rPr>
          <w:rFonts w:ascii="Times New Roman" w:hAnsi="Times New Roman" w:cs="Times New Roman"/>
          <w:b/>
          <w:bCs/>
        </w:rPr>
      </w:pPr>
    </w:p>
    <w:p w14:paraId="73DC0A84" w14:textId="77777777" w:rsidR="00142145" w:rsidRPr="005875AB" w:rsidRDefault="00142145" w:rsidP="00C01438">
      <w:pPr>
        <w:jc w:val="both"/>
        <w:rPr>
          <w:rFonts w:ascii="Times New Roman" w:hAnsi="Times New Roman" w:cs="Times New Roman"/>
          <w:b/>
          <w:bCs/>
        </w:rPr>
      </w:pPr>
    </w:p>
    <w:p w14:paraId="32982BE3" w14:textId="77777777" w:rsidR="00142145" w:rsidRPr="005875AB" w:rsidRDefault="00142145" w:rsidP="00C01438">
      <w:pPr>
        <w:jc w:val="both"/>
        <w:rPr>
          <w:rFonts w:ascii="Times New Roman" w:hAnsi="Times New Roman" w:cs="Times New Roman"/>
          <w:b/>
          <w:bCs/>
        </w:rPr>
      </w:pPr>
    </w:p>
    <w:p w14:paraId="5A276C48" w14:textId="4B492DAA" w:rsidR="00CE403F" w:rsidRPr="008C5E1F" w:rsidRDefault="00F618E3" w:rsidP="000C5110">
      <w:pPr>
        <w:jc w:val="center"/>
        <w:rPr>
          <w:ins w:id="1" w:author="Polacko, Matt (2017)" w:date="2022-05-26T16:33:00Z"/>
          <w:rFonts w:ascii="Times New Roman" w:hAnsi="Times New Roman"/>
          <w:b/>
          <w:sz w:val="32"/>
        </w:rPr>
      </w:pPr>
      <w:r w:rsidRPr="008C5E1F">
        <w:rPr>
          <w:rFonts w:ascii="Times New Roman" w:hAnsi="Times New Roman"/>
          <w:b/>
          <w:sz w:val="32"/>
        </w:rPr>
        <w:t>Rich Voter, Poor Voter, Educated and Not: Education, Income and Redistribution in Canada</w:t>
      </w:r>
    </w:p>
    <w:p w14:paraId="5169AE05" w14:textId="77777777" w:rsidR="00CB3EB3" w:rsidRPr="00467C2B" w:rsidRDefault="00CB3EB3" w:rsidP="000C5110">
      <w:pPr>
        <w:jc w:val="center"/>
        <w:rPr>
          <w:ins w:id="2" w:author="Matt Polacko" w:date="2022-05-27T10:53:00Z"/>
          <w:rFonts w:ascii="Times New Roman" w:hAnsi="Times New Roman" w:cs="Times New Roman"/>
          <w:b/>
          <w:bCs/>
          <w:sz w:val="32"/>
          <w:szCs w:val="32"/>
        </w:rPr>
      </w:pPr>
    </w:p>
    <w:p w14:paraId="3571E3E4" w14:textId="54E8894D" w:rsidR="00CE403F" w:rsidRDefault="00CE71AD" w:rsidP="00FF2825">
      <w:pPr>
        <w:spacing w:before="240"/>
        <w:jc w:val="center"/>
        <w:outlineLvl w:val="0"/>
        <w:rPr>
          <w:rFonts w:ascii="Times New Roman" w:hAnsi="Times New Roman" w:cs="Times New Roman"/>
        </w:rPr>
      </w:pPr>
      <w:r>
        <w:rPr>
          <w:rFonts w:ascii="Times New Roman" w:hAnsi="Times New Roman" w:cs="Times New Roman"/>
        </w:rPr>
        <w:t>Simon Kiss, Wilfrid Laurier University</w:t>
      </w:r>
    </w:p>
    <w:p w14:paraId="0B632CF2" w14:textId="66CD3784" w:rsidR="00CE71AD" w:rsidRDefault="00CE71AD" w:rsidP="00FF2825">
      <w:pPr>
        <w:spacing w:before="240"/>
        <w:jc w:val="center"/>
        <w:outlineLvl w:val="0"/>
        <w:rPr>
          <w:rFonts w:ascii="Times New Roman" w:hAnsi="Times New Roman" w:cs="Times New Roman"/>
        </w:rPr>
      </w:pPr>
      <w:r>
        <w:rPr>
          <w:rFonts w:ascii="Times New Roman" w:hAnsi="Times New Roman" w:cs="Times New Roman"/>
        </w:rPr>
        <w:t>Matthew Polacko, Université de Quebec á Montréal</w:t>
      </w:r>
    </w:p>
    <w:p w14:paraId="69D7BB36" w14:textId="4D2B4EDC" w:rsidR="00A83964" w:rsidRDefault="00A83964" w:rsidP="00FF2825">
      <w:pPr>
        <w:spacing w:before="240"/>
        <w:jc w:val="center"/>
        <w:outlineLvl w:val="0"/>
        <w:rPr>
          <w:ins w:id="3" w:author="Polacko, Matt (2017)" w:date="2022-05-26T16:33:00Z"/>
          <w:rFonts w:ascii="Times New Roman" w:hAnsi="Times New Roman" w:cs="Times New Roman"/>
        </w:rPr>
      </w:pPr>
      <w:r>
        <w:rPr>
          <w:rFonts w:ascii="Times New Roman" w:hAnsi="Times New Roman" w:cs="Times New Roman"/>
        </w:rPr>
        <w:t>Peter Graefe, McMaster University</w:t>
      </w:r>
    </w:p>
    <w:p w14:paraId="117D1B8D" w14:textId="77777777" w:rsidR="00CB3EB3" w:rsidRPr="005875AB" w:rsidRDefault="00CB3EB3" w:rsidP="00FF2825">
      <w:pPr>
        <w:spacing w:before="240"/>
        <w:jc w:val="center"/>
        <w:outlineLvl w:val="0"/>
        <w:rPr>
          <w:ins w:id="4" w:author="Matt Polacko" w:date="2022-05-27T10:53:00Z"/>
          <w:rFonts w:ascii="Times New Roman" w:hAnsi="Times New Roman" w:cs="Times New Roman"/>
        </w:rPr>
      </w:pPr>
    </w:p>
    <w:p w14:paraId="6D408495" w14:textId="77777777" w:rsidR="00CE403F" w:rsidRPr="005875AB" w:rsidRDefault="00CE403F" w:rsidP="00F618E3">
      <w:pPr>
        <w:spacing w:before="240" w:line="480" w:lineRule="auto"/>
        <w:jc w:val="center"/>
        <w:rPr>
          <w:rFonts w:ascii="Times New Roman" w:hAnsi="Times New Roman" w:cs="Times New Roman"/>
          <w:i/>
        </w:rPr>
      </w:pPr>
      <w:r w:rsidRPr="005875AB">
        <w:rPr>
          <w:rFonts w:ascii="Times New Roman" w:hAnsi="Times New Roman" w:cs="Times New Roman"/>
          <w:i/>
        </w:rPr>
        <w:t>Abstract</w:t>
      </w:r>
    </w:p>
    <w:p w14:paraId="5F2B3167" w14:textId="593806F5" w:rsidR="00CE403F" w:rsidRPr="005875AB" w:rsidDel="00CB3EB3" w:rsidRDefault="00CE403F" w:rsidP="00DD538A">
      <w:pPr>
        <w:spacing w:line="360" w:lineRule="auto"/>
        <w:jc w:val="both"/>
        <w:rPr>
          <w:del w:id="5" w:author="Polacko, Matt (2017)" w:date="2022-05-26T16:33:00Z"/>
          <w:rFonts w:ascii="Times New Roman" w:hAnsi="Times New Roman" w:cs="Times New Roman"/>
        </w:rPr>
      </w:pPr>
    </w:p>
    <w:p w14:paraId="556FB88C" w14:textId="77777777" w:rsidR="00CE403F" w:rsidRPr="005875AB" w:rsidRDefault="00CE403F" w:rsidP="00DD538A">
      <w:pPr>
        <w:spacing w:line="360" w:lineRule="auto"/>
        <w:jc w:val="both"/>
        <w:rPr>
          <w:rFonts w:ascii="Times New Roman" w:hAnsi="Times New Roman" w:cs="Times New Roman"/>
        </w:rPr>
      </w:pPr>
    </w:p>
    <w:p w14:paraId="1D774A97" w14:textId="62BB27A1" w:rsidR="00FE0D7B" w:rsidRDefault="00FE0D7B" w:rsidP="00DD538A">
      <w:pPr>
        <w:jc w:val="both"/>
        <w:rPr>
          <w:ins w:id="6" w:author="Polacko, Matt (2017)" w:date="2022-05-26T16:33:00Z"/>
          <w:rFonts w:ascii="Times New Roman" w:hAnsi="Times New Roman" w:cs="Times New Roman"/>
        </w:rPr>
      </w:pPr>
      <w:del w:id="7" w:author="Polacko, Matt (2017)" w:date="2022-05-26T17:00:00Z">
        <w:r w:rsidRPr="005875AB" w:rsidDel="00255953">
          <w:rPr>
            <w:rFonts w:ascii="Times New Roman" w:hAnsi="Times New Roman" w:cs="Times New Roman"/>
          </w:rPr>
          <w:delText>Much attention has been paid to the changing class cleavage that structured political conflict in the twentieth century.</w:delText>
        </w:r>
      </w:del>
      <w:ins w:id="8" w:author="Simon Kiss" w:date="2022-05-26T15:21:00Z">
        <w:r w:rsidR="007C6A05">
          <w:rPr>
            <w:rFonts w:ascii="Times New Roman" w:hAnsi="Times New Roman" w:cs="Times New Roman"/>
          </w:rPr>
          <w:t>Piketty et al. have ga</w:t>
        </w:r>
      </w:ins>
      <w:ins w:id="9" w:author="Simon Kiss" w:date="2022-05-26T15:22:00Z">
        <w:r w:rsidR="007C6A05">
          <w:rPr>
            <w:rFonts w:ascii="Times New Roman" w:hAnsi="Times New Roman" w:cs="Times New Roman"/>
          </w:rPr>
          <w:t xml:space="preserve">lvanized debates about the nature of class cleavages in advanced capitalist economies. They have argued, as have many political scientists before them, that the increasingly educated nature of left electorates </w:t>
        </w:r>
        <w:proofErr w:type="gramStart"/>
        <w:r w:rsidR="007C6A05">
          <w:rPr>
            <w:rFonts w:ascii="Times New Roman" w:hAnsi="Times New Roman" w:cs="Times New Roman"/>
          </w:rPr>
          <w:t>have</w:t>
        </w:r>
        <w:proofErr w:type="gramEnd"/>
        <w:r w:rsidR="007C6A05">
          <w:rPr>
            <w:rFonts w:ascii="Times New Roman" w:hAnsi="Times New Roman" w:cs="Times New Roman"/>
          </w:rPr>
          <w:t xml:space="preserve"> weakened impulses for </w:t>
        </w:r>
        <w:proofErr w:type="spellStart"/>
        <w:r w:rsidR="007C6A05">
          <w:rPr>
            <w:rFonts w:ascii="Times New Roman" w:hAnsi="Times New Roman" w:cs="Times New Roman"/>
          </w:rPr>
          <w:t>redistribution.</w:t>
        </w:r>
      </w:ins>
      <w:del w:id="10" w:author="Polacko, Matt (2017)" w:date="2022-05-26T17:00:00Z">
        <w:r w:rsidRPr="005875AB" w:rsidDel="00255953">
          <w:rPr>
            <w:rFonts w:ascii="Times New Roman" w:hAnsi="Times New Roman" w:cs="Times New Roman"/>
          </w:rPr>
          <w:delText xml:space="preserve"> </w:delText>
        </w:r>
      </w:del>
      <w:r w:rsidRPr="005875AB">
        <w:rPr>
          <w:rFonts w:ascii="Times New Roman" w:hAnsi="Times New Roman" w:cs="Times New Roman"/>
        </w:rPr>
        <w:t>In</w:t>
      </w:r>
      <w:proofErr w:type="spellEnd"/>
      <w:r w:rsidRPr="005875AB">
        <w:rPr>
          <w:rFonts w:ascii="Times New Roman" w:hAnsi="Times New Roman" w:cs="Times New Roman"/>
        </w:rPr>
        <w:t xml:space="preserve"> contrast to most advanced democracies, class voting has </w:t>
      </w:r>
      <w:ins w:id="11" w:author="Polacko, Matt (2017)" w:date="2022-05-26T17:05:00Z">
        <w:r w:rsidR="003D4CC7">
          <w:rPr>
            <w:rFonts w:ascii="Times New Roman" w:hAnsi="Times New Roman" w:cs="Times New Roman"/>
          </w:rPr>
          <w:t xml:space="preserve">largely </w:t>
        </w:r>
      </w:ins>
      <w:r w:rsidR="00101CC6" w:rsidRPr="005875AB">
        <w:rPr>
          <w:rFonts w:ascii="Times New Roman" w:hAnsi="Times New Roman" w:cs="Times New Roman"/>
        </w:rPr>
        <w:t>been neglected in Canada</w:t>
      </w:r>
      <w:r w:rsidR="00A27565" w:rsidRPr="005875AB">
        <w:rPr>
          <w:rFonts w:ascii="Times New Roman" w:hAnsi="Times New Roman" w:cs="Times New Roman"/>
        </w:rPr>
        <w:t xml:space="preserve">, as it has </w:t>
      </w:r>
      <w:r w:rsidRPr="005875AB">
        <w:rPr>
          <w:rFonts w:ascii="Times New Roman" w:hAnsi="Times New Roman" w:cs="Times New Roman"/>
        </w:rPr>
        <w:t xml:space="preserve">traditionally been </w:t>
      </w:r>
      <w:r w:rsidR="00A27565" w:rsidRPr="005875AB">
        <w:rPr>
          <w:rFonts w:ascii="Times New Roman" w:hAnsi="Times New Roman" w:cs="Times New Roman"/>
        </w:rPr>
        <w:t xml:space="preserve">viewed as being </w:t>
      </w:r>
      <w:r w:rsidR="00B62864" w:rsidRPr="005875AB">
        <w:rPr>
          <w:rFonts w:ascii="Times New Roman" w:hAnsi="Times New Roman" w:cs="Times New Roman"/>
        </w:rPr>
        <w:t xml:space="preserve">comparatively </w:t>
      </w:r>
      <w:r w:rsidRPr="005875AB">
        <w:rPr>
          <w:rFonts w:ascii="Times New Roman" w:hAnsi="Times New Roman" w:cs="Times New Roman"/>
        </w:rPr>
        <w:t xml:space="preserve">weak </w:t>
      </w:r>
      <w:r w:rsidR="00A27565" w:rsidRPr="005875AB">
        <w:rPr>
          <w:rFonts w:ascii="Times New Roman" w:hAnsi="Times New Roman" w:cs="Times New Roman"/>
        </w:rPr>
        <w:t>in the face of strong linguistic, regional, and religious identities</w:t>
      </w:r>
      <w:r w:rsidRPr="005875AB">
        <w:rPr>
          <w:rFonts w:ascii="Times New Roman" w:hAnsi="Times New Roman" w:cs="Times New Roman"/>
        </w:rPr>
        <w:t xml:space="preserve">. </w:t>
      </w:r>
      <w:proofErr w:type="spellStart"/>
      <w:r w:rsidRPr="005875AB">
        <w:rPr>
          <w:rFonts w:ascii="Times New Roman" w:hAnsi="Times New Roman" w:cs="Times New Roman"/>
        </w:rPr>
        <w:t>Using</w:t>
      </w:r>
      <w:ins w:id="12" w:author="Simon Kiss" w:date="2022-05-26T15:22:00Z">
        <w:r w:rsidR="007C6A05">
          <w:rPr>
            <w:rFonts w:ascii="Times New Roman" w:hAnsi="Times New Roman" w:cs="Times New Roman"/>
          </w:rPr>
          <w:t>We</w:t>
        </w:r>
        <w:proofErr w:type="spellEnd"/>
        <w:r w:rsidR="007C6A05">
          <w:rPr>
            <w:rFonts w:ascii="Times New Roman" w:hAnsi="Times New Roman" w:cs="Times New Roman"/>
          </w:rPr>
          <w:t xml:space="preserve"> </w:t>
        </w:r>
        <w:proofErr w:type="spellStart"/>
        <w:r w:rsidR="007C6A05">
          <w:rPr>
            <w:rFonts w:ascii="Times New Roman" w:hAnsi="Times New Roman" w:cs="Times New Roman"/>
          </w:rPr>
          <w:t>use</w:t>
        </w:r>
      </w:ins>
      <w:ins w:id="13" w:author="Polacko, Matt (2017)" w:date="2022-05-26T17:22:00Z">
        <w:r w:rsidR="00F62B45">
          <w:rPr>
            <w:rFonts w:ascii="Times New Roman" w:hAnsi="Times New Roman" w:cs="Times New Roman"/>
          </w:rPr>
          <w:t>Utilizing</w:t>
        </w:r>
      </w:ins>
      <w:proofErr w:type="spellEnd"/>
      <w:ins w:id="14" w:author="Polacko, Matt (2017)" w:date="2022-05-26T17:21:00Z">
        <w:r w:rsidR="00F62B45" w:rsidRPr="005875AB">
          <w:rPr>
            <w:rFonts w:ascii="Times New Roman" w:hAnsi="Times New Roman" w:cs="Times New Roman"/>
          </w:rPr>
          <w:t xml:space="preserve"> the entire series of the Canadian Election Study (1965–20</w:t>
        </w:r>
        <w:r w:rsidR="00F62B45">
          <w:rPr>
            <w:rFonts w:ascii="Times New Roman" w:hAnsi="Times New Roman" w:cs="Times New Roman"/>
          </w:rPr>
          <w:t>19</w:t>
        </w:r>
        <w:r w:rsidR="00F62B45" w:rsidRPr="005875AB">
          <w:rPr>
            <w:rFonts w:ascii="Times New Roman" w:hAnsi="Times New Roman" w:cs="Times New Roman"/>
          </w:rPr>
          <w:t>)</w:t>
        </w:r>
        <w:r w:rsidR="00F62B45">
          <w:rPr>
            <w:rFonts w:ascii="Times New Roman" w:hAnsi="Times New Roman" w:cs="Times New Roman"/>
          </w:rPr>
          <w:t xml:space="preserve"> and </w:t>
        </w:r>
      </w:ins>
      <w:ins w:id="15" w:author="Simon Kiss" w:date="2022-05-26T15:22:00Z">
        <w:r w:rsidR="007C6A05">
          <w:rPr>
            <w:rFonts w:ascii="Times New Roman" w:hAnsi="Times New Roman" w:cs="Times New Roman"/>
          </w:rPr>
          <w:t>MARPOR</w:t>
        </w:r>
      </w:ins>
      <w:ins w:id="16" w:author="Simon Kiss" w:date="2022-05-26T15:23:00Z">
        <w:r w:rsidR="007C6A05">
          <w:rPr>
            <w:rFonts w:ascii="Times New Roman" w:hAnsi="Times New Roman" w:cs="Times New Roman"/>
          </w:rPr>
          <w:t xml:space="preserve"> data on </w:t>
        </w:r>
      </w:ins>
      <w:ins w:id="17" w:author="Polacko, Matt (2017)" w:date="2022-05-26T17:21:00Z">
        <w:r w:rsidR="00F62B45">
          <w:rPr>
            <w:rFonts w:ascii="Times New Roman" w:hAnsi="Times New Roman" w:cs="Times New Roman"/>
          </w:rPr>
          <w:t xml:space="preserve">party </w:t>
        </w:r>
      </w:ins>
      <w:ins w:id="18" w:author="Simon Kiss" w:date="2022-05-26T15:23:00Z">
        <w:r w:rsidR="007C6A05">
          <w:rPr>
            <w:rFonts w:ascii="Times New Roman" w:hAnsi="Times New Roman" w:cs="Times New Roman"/>
          </w:rPr>
          <w:t xml:space="preserve">manifestos to apply the Piketty thesis to </w:t>
        </w:r>
        <w:proofErr w:type="spellStart"/>
        <w:r w:rsidR="007C6A05">
          <w:rPr>
            <w:rFonts w:ascii="Times New Roman" w:hAnsi="Times New Roman" w:cs="Times New Roman"/>
          </w:rPr>
          <w:t>Canada.</w:t>
        </w:r>
      </w:ins>
      <w:ins w:id="19" w:author="Polacko, Matt (2017)" w:date="2022-05-26T17:21:00Z">
        <w:r w:rsidR="00F62B45">
          <w:rPr>
            <w:rFonts w:ascii="Times New Roman" w:hAnsi="Times New Roman" w:cs="Times New Roman"/>
          </w:rPr>
          <w:t>manifesto</w:t>
        </w:r>
        <w:proofErr w:type="spellEnd"/>
        <w:r w:rsidR="00F62B45">
          <w:rPr>
            <w:rFonts w:ascii="Times New Roman" w:hAnsi="Times New Roman" w:cs="Times New Roman"/>
          </w:rPr>
          <w:t xml:space="preserve"> data, we </w:t>
        </w:r>
      </w:ins>
      <w:r w:rsidR="00CE403F" w:rsidRPr="005875AB">
        <w:rPr>
          <w:rFonts w:ascii="Times New Roman" w:hAnsi="Times New Roman" w:cs="Times New Roman"/>
        </w:rPr>
        <w:t xml:space="preserve">find </w:t>
      </w:r>
      <w:proofErr w:type="spellStart"/>
      <w:r w:rsidR="00CE403F" w:rsidRPr="005875AB">
        <w:rPr>
          <w:rFonts w:ascii="Times New Roman" w:hAnsi="Times New Roman" w:cs="Times New Roman"/>
        </w:rPr>
        <w:t>strong</w:t>
      </w:r>
      <w:ins w:id="20" w:author="Polacko, Matt (2017)" w:date="2022-05-26T17:18:00Z">
        <w:r w:rsidR="00C83A12">
          <w:rPr>
            <w:rFonts w:ascii="Times New Roman" w:hAnsi="Times New Roman" w:cs="Times New Roman"/>
          </w:rPr>
          <w:t>link</w:t>
        </w:r>
      </w:ins>
      <w:proofErr w:type="spellEnd"/>
      <w:ins w:id="21" w:author="Polacko, Matt (2017)" w:date="2022-05-26T17:15:00Z">
        <w:r w:rsidR="00C83A12">
          <w:rPr>
            <w:rFonts w:ascii="Times New Roman" w:hAnsi="Times New Roman" w:cs="Times New Roman"/>
          </w:rPr>
          <w:t xml:space="preserve"> political demand </w:t>
        </w:r>
      </w:ins>
      <w:ins w:id="22" w:author="Polacko, Matt (2017)" w:date="2022-05-26T17:19:00Z">
        <w:r w:rsidR="00C83A12">
          <w:rPr>
            <w:rFonts w:ascii="Times New Roman" w:hAnsi="Times New Roman" w:cs="Times New Roman"/>
          </w:rPr>
          <w:t>with</w:t>
        </w:r>
      </w:ins>
      <w:ins w:id="23" w:author="Polacko, Matt (2017)" w:date="2022-05-26T17:15:00Z">
        <w:r w:rsidR="00C83A12">
          <w:rPr>
            <w:rFonts w:ascii="Times New Roman" w:hAnsi="Times New Roman" w:cs="Times New Roman"/>
          </w:rPr>
          <w:t xml:space="preserve"> supply</w:t>
        </w:r>
      </w:ins>
      <w:ins w:id="24" w:author="Polacko, Matt (2017)" w:date="2022-05-26T17:25:00Z">
        <w:r w:rsidR="006C4D45">
          <w:rPr>
            <w:rFonts w:ascii="Times New Roman" w:hAnsi="Times New Roman" w:cs="Times New Roman"/>
          </w:rPr>
          <w:t>,</w:t>
        </w:r>
      </w:ins>
      <w:ins w:id="25" w:author="Polacko, Matt (2017)" w:date="2022-05-26T17:19:00Z">
        <w:r w:rsidR="00C83A12">
          <w:rPr>
            <w:rFonts w:ascii="Times New Roman" w:hAnsi="Times New Roman" w:cs="Times New Roman"/>
          </w:rPr>
          <w:t xml:space="preserve"> to examine </w:t>
        </w:r>
      </w:ins>
      <w:ins w:id="26" w:author="Polacko, Matt (2017)" w:date="2022-05-26T17:20:00Z">
        <w:r w:rsidR="00F62B45">
          <w:rPr>
            <w:rFonts w:ascii="Times New Roman" w:hAnsi="Times New Roman" w:cs="Times New Roman"/>
          </w:rPr>
          <w:t>the education and income cleavages in Canada</w:t>
        </w:r>
      </w:ins>
      <w:del w:id="27" w:author="Polacko, Matt (2017)" w:date="2022-05-26T17:07:00Z">
        <w:r w:rsidRPr="005875AB" w:rsidDel="003D4CC7">
          <w:rPr>
            <w:rFonts w:ascii="Times New Roman" w:hAnsi="Times New Roman" w:cs="Times New Roman"/>
          </w:rPr>
          <w:delText>U</w:delText>
        </w:r>
      </w:del>
      <w:del w:id="28" w:author="Polacko, Matt (2017)" w:date="2022-05-26T17:22:00Z">
        <w:r w:rsidRPr="005875AB" w:rsidDel="00F62B45">
          <w:rPr>
            <w:rFonts w:ascii="Times New Roman" w:hAnsi="Times New Roman" w:cs="Times New Roman"/>
          </w:rPr>
          <w:delText>sing the entire series of the Canadian Election Study (1965–</w:delText>
        </w:r>
        <w:r w:rsidR="00AA2822" w:rsidRPr="005875AB" w:rsidDel="00F62B45">
          <w:rPr>
            <w:rFonts w:ascii="Times New Roman" w:hAnsi="Times New Roman" w:cs="Times New Roman"/>
          </w:rPr>
          <w:delText>20</w:delText>
        </w:r>
        <w:r w:rsidR="00AA2822" w:rsidDel="00F62B45">
          <w:rPr>
            <w:rFonts w:ascii="Times New Roman" w:hAnsi="Times New Roman" w:cs="Times New Roman"/>
          </w:rPr>
          <w:delText>19</w:delText>
        </w:r>
        <w:r w:rsidRPr="005875AB" w:rsidDel="00F62B45">
          <w:rPr>
            <w:rFonts w:ascii="Times New Roman" w:hAnsi="Times New Roman" w:cs="Times New Roman"/>
          </w:rPr>
          <w:delText>)</w:delText>
        </w:r>
      </w:del>
      <w:ins w:id="29" w:author="Polacko, Matt (2017)" w:date="2022-05-26T17:08:00Z">
        <w:r w:rsidR="003D4CC7">
          <w:rPr>
            <w:rFonts w:ascii="Times New Roman" w:hAnsi="Times New Roman" w:cs="Times New Roman"/>
          </w:rPr>
          <w:t>.</w:t>
        </w:r>
      </w:ins>
      <w:del w:id="30" w:author="Polacko, Matt (2017)" w:date="2022-05-26T17:08:00Z">
        <w:r w:rsidRPr="005875AB" w:rsidDel="003D4CC7">
          <w:rPr>
            <w:rFonts w:ascii="Times New Roman" w:hAnsi="Times New Roman" w:cs="Times New Roman"/>
          </w:rPr>
          <w:delText>,</w:delText>
        </w:r>
      </w:del>
      <w:ins w:id="31" w:author="Matt Polacko" w:date="2022-05-27T10:53:00Z">
        <w:r w:rsidRPr="005875AB">
          <w:rPr>
            <w:rFonts w:ascii="Times New Roman" w:hAnsi="Times New Roman" w:cs="Times New Roman"/>
          </w:rPr>
          <w:t xml:space="preserve"> </w:t>
        </w:r>
      </w:ins>
      <w:ins w:id="32" w:author="Polacko, Matt (2017)" w:date="2022-05-26T17:08:00Z">
        <w:r w:rsidR="003D4CC7">
          <w:rPr>
            <w:rFonts w:ascii="Times New Roman" w:hAnsi="Times New Roman" w:cs="Times New Roman"/>
          </w:rPr>
          <w:t>W</w:t>
        </w:r>
      </w:ins>
      <w:del w:id="33" w:author="Polacko, Matt (2017)" w:date="2022-05-26T17:08:00Z">
        <w:r w:rsidRPr="005875AB" w:rsidDel="003D4CC7">
          <w:rPr>
            <w:rFonts w:ascii="Times New Roman" w:hAnsi="Times New Roman" w:cs="Times New Roman"/>
          </w:rPr>
          <w:delText>w</w:delText>
        </w:r>
      </w:del>
      <w:ins w:id="34" w:author="Matt Polacko" w:date="2022-05-27T10:53:00Z">
        <w:r w:rsidR="00CE403F" w:rsidRPr="005875AB">
          <w:rPr>
            <w:rFonts w:ascii="Times New Roman" w:hAnsi="Times New Roman" w:cs="Times New Roman"/>
          </w:rPr>
          <w:t xml:space="preserve">e find </w:t>
        </w:r>
      </w:ins>
      <w:del w:id="35" w:author="Polacko, Matt (2017)" w:date="2022-05-26T17:00:00Z">
        <w:r w:rsidR="00CE403F" w:rsidRPr="005875AB" w:rsidDel="00255953">
          <w:rPr>
            <w:rFonts w:ascii="Times New Roman" w:hAnsi="Times New Roman" w:cs="Times New Roman"/>
          </w:rPr>
          <w:delText xml:space="preserve">strong </w:delText>
        </w:r>
      </w:del>
      <w:ins w:id="36" w:author="Polacko, Matt (2017)" w:date="2022-05-26T17:00:00Z">
        <w:r w:rsidR="00255953">
          <w:rPr>
            <w:rFonts w:ascii="Times New Roman" w:hAnsi="Times New Roman" w:cs="Times New Roman"/>
          </w:rPr>
          <w:t>significant</w:t>
        </w:r>
        <w:r w:rsidR="00255953" w:rsidRPr="005875AB">
          <w:rPr>
            <w:rFonts w:ascii="Times New Roman" w:hAnsi="Times New Roman" w:cs="Times New Roman"/>
          </w:rPr>
          <w:t xml:space="preserve"> </w:t>
        </w:r>
      </w:ins>
      <w:r w:rsidR="00CE403F" w:rsidRPr="005875AB">
        <w:rPr>
          <w:rFonts w:ascii="Times New Roman" w:hAnsi="Times New Roman" w:cs="Times New Roman"/>
        </w:rPr>
        <w:t xml:space="preserve">support for a divergence between the effect that income and education </w:t>
      </w:r>
      <w:del w:id="37" w:author="Polacko, Matt (2017)" w:date="2022-05-26T17:09:00Z">
        <w:r w:rsidR="00CE403F" w:rsidRPr="005875AB" w:rsidDel="003D4CC7">
          <w:rPr>
            <w:rFonts w:ascii="Times New Roman" w:hAnsi="Times New Roman" w:cs="Times New Roman"/>
          </w:rPr>
          <w:delText xml:space="preserve">now </w:delText>
        </w:r>
      </w:del>
      <w:r w:rsidR="00CE403F" w:rsidRPr="005875AB">
        <w:rPr>
          <w:rFonts w:ascii="Times New Roman" w:hAnsi="Times New Roman" w:cs="Times New Roman"/>
        </w:rPr>
        <w:t>have on party voting, as people with high incomes continue to vote for the right</w:t>
      </w:r>
      <w:ins w:id="38" w:author="Polacko, Matt (2017)" w:date="2022-05-26T17:14:00Z">
        <w:r w:rsidR="00072D84">
          <w:rPr>
            <w:rFonts w:ascii="Times New Roman" w:hAnsi="Times New Roman" w:cs="Times New Roman"/>
          </w:rPr>
          <w:t>,</w:t>
        </w:r>
      </w:ins>
      <w:r w:rsidR="00CE403F" w:rsidRPr="005875AB">
        <w:rPr>
          <w:rFonts w:ascii="Times New Roman" w:hAnsi="Times New Roman" w:cs="Times New Roman"/>
        </w:rPr>
        <w:t xml:space="preserve"> while people with higher levels of education have shifted significantly to the left. </w:t>
      </w:r>
      <w:del w:id="39" w:author="Polacko, Matt (2017)" w:date="2022-05-26T17:14:00Z">
        <w:r w:rsidR="00E7396B" w:rsidRPr="005875AB" w:rsidDel="00072D84">
          <w:rPr>
            <w:rFonts w:ascii="Times New Roman" w:hAnsi="Times New Roman" w:cs="Times New Roman"/>
          </w:rPr>
          <w:delText xml:space="preserve">This realignment has </w:delText>
        </w:r>
      </w:del>
      <w:del w:id="40" w:author="Polacko, Matt (2017)" w:date="2022-05-26T17:09:00Z">
        <w:r w:rsidR="00E7396B" w:rsidRPr="005875AB" w:rsidDel="003D4CC7">
          <w:rPr>
            <w:rFonts w:ascii="Times New Roman" w:hAnsi="Times New Roman" w:cs="Times New Roman"/>
          </w:rPr>
          <w:delText xml:space="preserve">previously </w:delText>
        </w:r>
      </w:del>
      <w:del w:id="41" w:author="Polacko, Matt (2017)" w:date="2022-05-26T17:14:00Z">
        <w:r w:rsidR="00E7396B" w:rsidRPr="005875AB" w:rsidDel="00072D84">
          <w:rPr>
            <w:rFonts w:ascii="Times New Roman" w:hAnsi="Times New Roman" w:cs="Times New Roman"/>
          </w:rPr>
          <w:delText xml:space="preserve">been documented </w:delText>
        </w:r>
      </w:del>
      <w:del w:id="42" w:author="Polacko, Matt (2017)" w:date="2022-05-26T16:52:00Z">
        <w:r w:rsidR="00E7396B" w:rsidRPr="005875AB" w:rsidDel="001637C1">
          <w:rPr>
            <w:rFonts w:ascii="Times New Roman" w:hAnsi="Times New Roman" w:cs="Times New Roman"/>
          </w:rPr>
          <w:delText>in European countries</w:delText>
        </w:r>
      </w:del>
      <w:del w:id="43" w:author="Polacko, Matt (2017)" w:date="2022-05-26T17:14:00Z">
        <w:r w:rsidR="00E7396B" w:rsidRPr="005875AB" w:rsidDel="00072D84">
          <w:rPr>
            <w:rFonts w:ascii="Times New Roman" w:hAnsi="Times New Roman" w:cs="Times New Roman"/>
          </w:rPr>
          <w:delText xml:space="preserve">. </w:delText>
        </w:r>
      </w:del>
      <w:r w:rsidR="00E7396B" w:rsidRPr="005875AB">
        <w:rPr>
          <w:rFonts w:ascii="Times New Roman" w:hAnsi="Times New Roman" w:cs="Times New Roman"/>
        </w:rPr>
        <w:t>However, we also find a strengthening class cleavage, whereby lower</w:t>
      </w:r>
      <w:ins w:id="44" w:author="Polacko, Matt (2017)" w:date="2022-05-26T17:01:00Z">
        <w:r w:rsidR="00255953">
          <w:rPr>
            <w:rFonts w:ascii="Times New Roman" w:hAnsi="Times New Roman" w:cs="Times New Roman"/>
          </w:rPr>
          <w:t xml:space="preserve"> </w:t>
        </w:r>
      </w:ins>
      <w:del w:id="45" w:author="Polacko, Matt (2017)" w:date="2022-05-26T17:01:00Z">
        <w:r w:rsidR="007E66E7" w:rsidRPr="005875AB" w:rsidDel="00255953">
          <w:rPr>
            <w:rFonts w:ascii="Times New Roman" w:hAnsi="Times New Roman" w:cs="Times New Roman"/>
          </w:rPr>
          <w:delText>-</w:delText>
        </w:r>
      </w:del>
      <w:r w:rsidR="00E7396B" w:rsidRPr="005875AB">
        <w:rPr>
          <w:rFonts w:ascii="Times New Roman" w:hAnsi="Times New Roman" w:cs="Times New Roman"/>
        </w:rPr>
        <w:t xml:space="preserve">income individuals are increasingly </w:t>
      </w:r>
      <w:r w:rsidR="007E66E7" w:rsidRPr="005875AB">
        <w:rPr>
          <w:rFonts w:ascii="Times New Roman" w:hAnsi="Times New Roman" w:cs="Times New Roman"/>
        </w:rPr>
        <w:t>supporting</w:t>
      </w:r>
      <w:r w:rsidR="00E7396B" w:rsidRPr="005875AB">
        <w:rPr>
          <w:rFonts w:ascii="Times New Roman" w:hAnsi="Times New Roman" w:cs="Times New Roman"/>
        </w:rPr>
        <w:t xml:space="preserve"> the </w:t>
      </w:r>
      <w:del w:id="46" w:author="Polacko, Matt (2017)" w:date="2022-05-26T17:22:00Z">
        <w:r w:rsidR="00E7396B" w:rsidRPr="005875AB" w:rsidDel="00F62B45">
          <w:rPr>
            <w:rFonts w:ascii="Times New Roman" w:hAnsi="Times New Roman" w:cs="Times New Roman"/>
          </w:rPr>
          <w:delText xml:space="preserve">social democratic </w:delText>
        </w:r>
      </w:del>
      <w:r w:rsidR="00E7396B" w:rsidRPr="005875AB">
        <w:rPr>
          <w:rFonts w:ascii="Times New Roman" w:hAnsi="Times New Roman" w:cs="Times New Roman"/>
        </w:rPr>
        <w:t>New Democratic Party</w:t>
      </w:r>
      <w:r w:rsidR="007E66E7" w:rsidRPr="005875AB">
        <w:rPr>
          <w:rFonts w:ascii="Times New Roman" w:hAnsi="Times New Roman" w:cs="Times New Roman"/>
        </w:rPr>
        <w:t xml:space="preserve">. </w:t>
      </w:r>
      <w:ins w:id="47" w:author="Polacko, Matt (2017)" w:date="2022-05-26T16:57:00Z">
        <w:r w:rsidR="00894747">
          <w:rPr>
            <w:rFonts w:ascii="Times New Roman" w:hAnsi="Times New Roman" w:cs="Times New Roman"/>
          </w:rPr>
          <w:t>Moreover,</w:t>
        </w:r>
      </w:ins>
      <w:ins w:id="48" w:author="Polacko, Matt (2017)" w:date="2022-05-26T16:55:00Z">
        <w:r w:rsidR="00894747">
          <w:rPr>
            <w:rFonts w:ascii="Times New Roman" w:hAnsi="Times New Roman" w:cs="Times New Roman"/>
          </w:rPr>
          <w:t xml:space="preserve"> </w:t>
        </w:r>
      </w:ins>
      <w:ins w:id="49" w:author="Polacko, Matt (2017)" w:date="2022-05-26T17:49:00Z">
        <w:r w:rsidR="00403B46">
          <w:rPr>
            <w:rFonts w:ascii="Times New Roman" w:hAnsi="Times New Roman" w:cs="Times New Roman"/>
          </w:rPr>
          <w:t xml:space="preserve">we show </w:t>
        </w:r>
      </w:ins>
      <w:ins w:id="50" w:author="Polacko, Matt (2017)" w:date="2022-05-26T17:51:00Z">
        <w:r w:rsidR="005B35C9">
          <w:rPr>
            <w:rFonts w:ascii="Times New Roman" w:hAnsi="Times New Roman" w:cs="Times New Roman"/>
          </w:rPr>
          <w:t xml:space="preserve">while </w:t>
        </w:r>
      </w:ins>
      <w:ins w:id="51" w:author="Polacko, Matt (2017)" w:date="2022-05-26T17:48:00Z">
        <w:r w:rsidR="00403B46">
          <w:rPr>
            <w:rFonts w:ascii="Times New Roman" w:hAnsi="Times New Roman" w:cs="Times New Roman"/>
          </w:rPr>
          <w:t xml:space="preserve">the party system has gradually privileged </w:t>
        </w:r>
      </w:ins>
      <w:ins w:id="52" w:author="Polacko, Matt (2017)" w:date="2022-05-26T17:49:00Z">
        <w:r w:rsidR="00403B46">
          <w:rPr>
            <w:rFonts w:ascii="Times New Roman" w:hAnsi="Times New Roman" w:cs="Times New Roman"/>
          </w:rPr>
          <w:t>saliency of the socio-cultural over the economic dimension</w:t>
        </w:r>
      </w:ins>
      <w:ins w:id="53" w:author="Polacko, Matt (2017)" w:date="2022-05-26T17:52:00Z">
        <w:r w:rsidR="005B35C9">
          <w:rPr>
            <w:rFonts w:ascii="Times New Roman" w:hAnsi="Times New Roman" w:cs="Times New Roman"/>
          </w:rPr>
          <w:t xml:space="preserve">, the </w:t>
        </w:r>
      </w:ins>
      <w:ins w:id="54" w:author="Polacko, Matt (2017)" w:date="2022-05-26T16:52:00Z">
        <w:r w:rsidR="001637C1" w:rsidRPr="001637C1">
          <w:rPr>
            <w:rFonts w:ascii="Times New Roman" w:hAnsi="Times New Roman" w:cs="Times New Roman"/>
          </w:rPr>
          <w:t xml:space="preserve">Liberal Party </w:t>
        </w:r>
      </w:ins>
      <w:ins w:id="55" w:author="Polacko, Matt (2017)" w:date="2022-05-26T17:52:00Z">
        <w:r w:rsidR="005B35C9">
          <w:rPr>
            <w:rFonts w:ascii="Times New Roman" w:hAnsi="Times New Roman" w:cs="Times New Roman"/>
          </w:rPr>
          <w:t>stands out in</w:t>
        </w:r>
      </w:ins>
      <w:ins w:id="56" w:author="Polacko, Matt (2017)" w:date="2022-05-26T16:52:00Z">
        <w:r w:rsidR="001637C1" w:rsidRPr="001637C1">
          <w:rPr>
            <w:rFonts w:ascii="Times New Roman" w:hAnsi="Times New Roman" w:cs="Times New Roman"/>
          </w:rPr>
          <w:t xml:space="preserve"> adop</w:t>
        </w:r>
      </w:ins>
      <w:ins w:id="57" w:author="Polacko, Matt (2017)" w:date="2022-05-26T17:52:00Z">
        <w:r w:rsidR="005B35C9">
          <w:rPr>
            <w:rFonts w:ascii="Times New Roman" w:hAnsi="Times New Roman" w:cs="Times New Roman"/>
          </w:rPr>
          <w:t>ting</w:t>
        </w:r>
      </w:ins>
      <w:ins w:id="58" w:author="Polacko, Matt (2017)" w:date="2022-05-26T16:52:00Z">
        <w:r w:rsidR="001637C1" w:rsidRPr="001637C1">
          <w:rPr>
            <w:rFonts w:ascii="Times New Roman" w:hAnsi="Times New Roman" w:cs="Times New Roman"/>
          </w:rPr>
          <w:t xml:space="preserve"> leftist policy offerings on the socio-cultural dimension, while remaining largely centrist on the economic dimension, which is out of sync with the economic preferences of its voters</w:t>
        </w:r>
      </w:ins>
      <w:ins w:id="59" w:author="Polacko, Matt (2017)" w:date="2022-05-26T16:58:00Z">
        <w:r w:rsidR="00894747">
          <w:rPr>
            <w:rFonts w:ascii="Times New Roman" w:hAnsi="Times New Roman" w:cs="Times New Roman"/>
          </w:rPr>
          <w:t>.</w:t>
        </w:r>
      </w:ins>
      <w:ins w:id="60" w:author="Polacko, Matt (2017)" w:date="2022-05-26T16:56:00Z">
        <w:r w:rsidR="00894747">
          <w:rPr>
            <w:rFonts w:ascii="Times New Roman" w:hAnsi="Times New Roman" w:cs="Times New Roman"/>
          </w:rPr>
          <w:t xml:space="preserve"> </w:t>
        </w:r>
      </w:ins>
      <w:r w:rsidR="007E66E7" w:rsidRPr="005875AB">
        <w:rPr>
          <w:rFonts w:ascii="Times New Roman" w:hAnsi="Times New Roman" w:cs="Times New Roman"/>
        </w:rPr>
        <w:t>The findings</w:t>
      </w:r>
      <w:r w:rsidR="004B3C0F" w:rsidRPr="005875AB">
        <w:rPr>
          <w:rFonts w:ascii="Times New Roman" w:hAnsi="Times New Roman" w:cs="Times New Roman"/>
        </w:rPr>
        <w:t xml:space="preserve"> </w:t>
      </w:r>
      <w:r w:rsidRPr="005875AB">
        <w:rPr>
          <w:rFonts w:ascii="Times New Roman" w:hAnsi="Times New Roman" w:cs="Times New Roman"/>
        </w:rPr>
        <w:t xml:space="preserve">carry important implications for class-party relationships and reveal that </w:t>
      </w:r>
      <w:proofErr w:type="spellStart"/>
      <w:proofErr w:type="gramStart"/>
      <w:r w:rsidRPr="005875AB">
        <w:rPr>
          <w:rFonts w:ascii="Times New Roman" w:hAnsi="Times New Roman" w:cs="Times New Roman"/>
        </w:rPr>
        <w:t>Canada,</w:t>
      </w:r>
      <w:ins w:id="61" w:author="Polacko, Matt (2017)" w:date="2022-05-26T16:59:00Z">
        <w:r w:rsidR="00255953">
          <w:rPr>
            <w:rFonts w:ascii="Times New Roman" w:hAnsi="Times New Roman" w:cs="Times New Roman"/>
          </w:rPr>
          <w:t>despite</w:t>
        </w:r>
        <w:proofErr w:type="spellEnd"/>
        <w:proofErr w:type="gramEnd"/>
        <w:r w:rsidR="00255953">
          <w:rPr>
            <w:rFonts w:ascii="Times New Roman" w:hAnsi="Times New Roman" w:cs="Times New Roman"/>
          </w:rPr>
          <w:t xml:space="preserve"> a streng</w:t>
        </w:r>
      </w:ins>
      <w:ins w:id="62" w:author="Polacko, Matt (2017)" w:date="2022-05-26T17:00:00Z">
        <w:r w:rsidR="00255953">
          <w:rPr>
            <w:rFonts w:ascii="Times New Roman" w:hAnsi="Times New Roman" w:cs="Times New Roman"/>
          </w:rPr>
          <w:t>thening class cleavage,</w:t>
        </w:r>
        <w:del w:id="63" w:author="Simon Kiss" w:date="2022-05-27T10:55:00Z">
          <w:r w:rsidR="00255953" w:rsidDel="00384CA8">
            <w:rPr>
              <w:rFonts w:ascii="Times New Roman" w:hAnsi="Times New Roman" w:cs="Times New Roman"/>
            </w:rPr>
            <w:delText xml:space="preserve"> </w:delText>
          </w:r>
        </w:del>
      </w:ins>
      <w:del w:id="64" w:author="Polacko, Matt (2017)" w:date="2022-05-26T16:58:00Z">
        <w:r w:rsidRPr="005875AB" w:rsidDel="00894747">
          <w:rPr>
            <w:rFonts w:ascii="Times New Roman" w:hAnsi="Times New Roman" w:cs="Times New Roman"/>
          </w:rPr>
          <w:delText>,</w:delText>
        </w:r>
      </w:del>
      <w:ins w:id="65" w:author="Matt Polacko" w:date="2022-05-27T10:53:00Z">
        <w:r w:rsidRPr="005875AB">
          <w:rPr>
            <w:rFonts w:ascii="Times New Roman" w:hAnsi="Times New Roman" w:cs="Times New Roman"/>
          </w:rPr>
          <w:t xml:space="preserve"> </w:t>
        </w:r>
      </w:ins>
      <w:ins w:id="66" w:author="Polacko, Matt (2017)" w:date="2022-05-26T16:59:00Z">
        <w:r w:rsidR="00894747">
          <w:rPr>
            <w:rFonts w:ascii="Times New Roman" w:hAnsi="Times New Roman" w:cs="Times New Roman"/>
          </w:rPr>
          <w:t xml:space="preserve">largely </w:t>
        </w:r>
      </w:ins>
      <w:ins w:id="67" w:author="Polacko, Matt (2017)" w:date="2022-05-26T16:56:00Z">
        <w:r w:rsidR="00894747">
          <w:rPr>
            <w:rFonts w:ascii="Times New Roman" w:hAnsi="Times New Roman" w:cs="Times New Roman"/>
          </w:rPr>
          <w:t xml:space="preserve">fits the mould of a </w:t>
        </w:r>
        <w:r w:rsidR="00894747" w:rsidRPr="00894747">
          <w:rPr>
            <w:rFonts w:ascii="Times New Roman" w:hAnsi="Times New Roman" w:cs="Times New Roman"/>
          </w:rPr>
          <w:t>multi-elite party system</w:t>
        </w:r>
      </w:ins>
      <w:ins w:id="68" w:author="Polacko, Matt (2017)" w:date="2022-05-26T17:13:00Z">
        <w:r w:rsidR="00072D84">
          <w:rPr>
            <w:rFonts w:ascii="Times New Roman" w:hAnsi="Times New Roman" w:cs="Times New Roman"/>
          </w:rPr>
          <w:t>, which has weakened its focus on redistribution</w:t>
        </w:r>
      </w:ins>
      <w:ins w:id="69" w:author="Polacko, Matt (2017)" w:date="2022-05-26T17:00:00Z">
        <w:r w:rsidR="00255953">
          <w:rPr>
            <w:rFonts w:ascii="Times New Roman" w:hAnsi="Times New Roman" w:cs="Times New Roman"/>
          </w:rPr>
          <w:t>.</w:t>
        </w:r>
      </w:ins>
      <w:ins w:id="70" w:author="Polacko, Matt (2017)" w:date="2022-05-26T16:56:00Z">
        <w:r w:rsidR="00894747" w:rsidRPr="005875AB">
          <w:rPr>
            <w:rFonts w:ascii="Times New Roman" w:hAnsi="Times New Roman" w:cs="Times New Roman"/>
          </w:rPr>
          <w:t xml:space="preserve"> </w:t>
        </w:r>
      </w:ins>
      <w:del w:id="71" w:author="Polacko, Matt (2017)" w:date="2022-05-26T16:56:00Z">
        <w:r w:rsidRPr="005875AB" w:rsidDel="00894747">
          <w:rPr>
            <w:rFonts w:ascii="Times New Roman" w:hAnsi="Times New Roman" w:cs="Times New Roman"/>
          </w:rPr>
          <w:delText>despite its comparatively weak nativist cleavage, is not immune from the tensions social democratic parties have recently experienced in maintaining cross-class coalitions amidst socio-economic structural changes.</w:delText>
        </w:r>
      </w:del>
    </w:p>
    <w:p w14:paraId="69BDD0A9" w14:textId="60C56AF0" w:rsidR="00CB3EB3" w:rsidRDefault="00CB3EB3" w:rsidP="00DD538A">
      <w:pPr>
        <w:jc w:val="both"/>
        <w:rPr>
          <w:ins w:id="72" w:author="Polacko, Matt (2017)" w:date="2022-05-26T16:33:00Z"/>
          <w:rFonts w:ascii="Times New Roman" w:hAnsi="Times New Roman" w:cs="Times New Roman"/>
        </w:rPr>
      </w:pPr>
    </w:p>
    <w:p w14:paraId="10A47113" w14:textId="235DFC84" w:rsidR="00CB3EB3" w:rsidRDefault="00CB3EB3" w:rsidP="00DD538A">
      <w:pPr>
        <w:jc w:val="both"/>
        <w:rPr>
          <w:ins w:id="73" w:author="Polacko, Matt (2017)" w:date="2022-05-26T16:33:00Z"/>
          <w:rFonts w:ascii="Times New Roman" w:hAnsi="Times New Roman" w:cs="Times New Roman"/>
        </w:rPr>
      </w:pPr>
    </w:p>
    <w:p w14:paraId="67AD19EF" w14:textId="1A5EDE90" w:rsidR="00CB3EB3" w:rsidRDefault="00CB3EB3" w:rsidP="00DD538A">
      <w:pPr>
        <w:jc w:val="both"/>
        <w:rPr>
          <w:ins w:id="74" w:author="Polacko, Matt (2017)" w:date="2022-05-26T17:09:00Z"/>
          <w:rFonts w:ascii="Times New Roman" w:hAnsi="Times New Roman" w:cs="Times New Roman"/>
        </w:rPr>
      </w:pPr>
    </w:p>
    <w:p w14:paraId="448CEED6" w14:textId="77777777" w:rsidR="002B5A6F" w:rsidRDefault="002B5A6F" w:rsidP="00DD538A">
      <w:pPr>
        <w:jc w:val="both"/>
        <w:rPr>
          <w:ins w:id="75" w:author="Polacko, Matt (2017)" w:date="2022-05-26T16:33:00Z"/>
          <w:rFonts w:ascii="Times New Roman" w:hAnsi="Times New Roman" w:cs="Times New Roman"/>
        </w:rPr>
      </w:pPr>
    </w:p>
    <w:p w14:paraId="645E0D1A" w14:textId="3AD7A7A9" w:rsidR="00CB3EB3" w:rsidRDefault="00CB3EB3" w:rsidP="00DD538A">
      <w:pPr>
        <w:jc w:val="both"/>
        <w:rPr>
          <w:ins w:id="76" w:author="Polacko, Matt (2017)" w:date="2022-05-26T16:34:00Z"/>
          <w:rFonts w:ascii="Times New Roman" w:hAnsi="Times New Roman" w:cs="Times New Roman"/>
        </w:rPr>
      </w:pPr>
    </w:p>
    <w:p w14:paraId="7E47D0AA" w14:textId="77777777" w:rsidR="00CB3EB3" w:rsidRDefault="00CB3EB3" w:rsidP="00DD538A">
      <w:pPr>
        <w:jc w:val="both"/>
        <w:rPr>
          <w:ins w:id="77" w:author="Polacko, Matt (2017)" w:date="2022-05-26T16:33:00Z"/>
          <w:rFonts w:ascii="Times New Roman" w:hAnsi="Times New Roman" w:cs="Times New Roman"/>
        </w:rPr>
      </w:pPr>
    </w:p>
    <w:p w14:paraId="2141FDB7" w14:textId="52E24650" w:rsidR="00CB3EB3" w:rsidRDefault="00CB3EB3" w:rsidP="00DD538A">
      <w:pPr>
        <w:jc w:val="both"/>
        <w:rPr>
          <w:ins w:id="78" w:author="Polacko, Matt (2017)" w:date="2022-05-26T16:33:00Z"/>
          <w:rFonts w:ascii="Times New Roman" w:hAnsi="Times New Roman" w:cs="Times New Roman"/>
        </w:rPr>
      </w:pPr>
    </w:p>
    <w:p w14:paraId="20A52A8C" w14:textId="77777777" w:rsidR="00CB3EB3" w:rsidRPr="003E1319" w:rsidRDefault="00CB3EB3" w:rsidP="00CB3EB3">
      <w:pPr>
        <w:contextualSpacing/>
        <w:jc w:val="center"/>
        <w:rPr>
          <w:ins w:id="79" w:author="Polacko, Matt (2017)" w:date="2022-05-26T16:33:00Z"/>
          <w:rFonts w:ascii="Times New Roman" w:hAnsi="Times New Roman" w:cs="Times New Roman"/>
          <w:b/>
          <w:bCs/>
          <w:i/>
          <w:iCs/>
        </w:rPr>
      </w:pPr>
      <w:ins w:id="80" w:author="Polacko, Matt (2017)" w:date="2022-05-26T16:33:00Z">
        <w:r>
          <w:rPr>
            <w:rFonts w:ascii="Times New Roman" w:hAnsi="Times New Roman" w:cs="Times New Roman"/>
          </w:rPr>
          <w:lastRenderedPageBreak/>
          <w:t>* D</w:t>
        </w:r>
        <w:r w:rsidRPr="003E1319">
          <w:rPr>
            <w:rFonts w:ascii="Times New Roman" w:hAnsi="Times New Roman" w:cs="Times New Roman"/>
          </w:rPr>
          <w:t xml:space="preserve">raft for </w:t>
        </w:r>
        <w:r>
          <w:rPr>
            <w:rFonts w:ascii="Times New Roman" w:hAnsi="Times New Roman" w:cs="Times New Roman"/>
          </w:rPr>
          <w:t xml:space="preserve">the </w:t>
        </w:r>
        <w:r w:rsidRPr="003E1319">
          <w:rPr>
            <w:rFonts w:ascii="Times New Roman" w:hAnsi="Times New Roman" w:cs="Times New Roman"/>
          </w:rPr>
          <w:t>2022 Canadian Political Science Association (held virtually May 30 to June 3)</w:t>
        </w:r>
        <w:r>
          <w:rPr>
            <w:rFonts w:ascii="Times New Roman" w:hAnsi="Times New Roman" w:cs="Times New Roman"/>
          </w:rPr>
          <w:t xml:space="preserve"> </w:t>
        </w:r>
        <w:r w:rsidRPr="003E1319">
          <w:rPr>
            <w:rFonts w:ascii="Times New Roman" w:hAnsi="Times New Roman" w:cs="Times New Roman"/>
          </w:rPr>
          <w:t>PLEASE DO NOT CITE OR SHARE WITHOUT THE PERMISSION OF THE AUTHOR</w:t>
        </w:r>
        <w:r>
          <w:rPr>
            <w:rFonts w:ascii="Times New Roman" w:hAnsi="Times New Roman" w:cs="Times New Roman"/>
          </w:rPr>
          <w:t>S</w:t>
        </w:r>
      </w:ins>
    </w:p>
    <w:p w14:paraId="4DB05011" w14:textId="77777777" w:rsidR="00CB3EB3" w:rsidRPr="005875AB" w:rsidRDefault="00CB3EB3" w:rsidP="00DD538A">
      <w:pPr>
        <w:jc w:val="both"/>
        <w:rPr>
          <w:ins w:id="81" w:author="Matt Polacko" w:date="2022-05-27T10:53:00Z"/>
          <w:rFonts w:ascii="Times New Roman" w:hAnsi="Times New Roman" w:cs="Times New Roman"/>
        </w:rPr>
      </w:pPr>
    </w:p>
    <w:p w14:paraId="1329EAE0" w14:textId="77777777" w:rsidR="00CE403F" w:rsidRPr="005875AB" w:rsidDel="0083358A" w:rsidRDefault="00CE403F" w:rsidP="00DD538A">
      <w:pPr>
        <w:pStyle w:val="NormalWeb"/>
        <w:tabs>
          <w:tab w:val="left" w:pos="6379"/>
        </w:tabs>
        <w:spacing w:before="0" w:beforeAutospacing="0" w:after="0" w:afterAutospacing="0"/>
        <w:jc w:val="both"/>
        <w:rPr>
          <w:del w:id="82" w:author="Polacko, Matt (2017)" w:date="2022-05-26T17:53:00Z"/>
        </w:rPr>
      </w:pPr>
    </w:p>
    <w:p w14:paraId="6ED592CF" w14:textId="387085BF" w:rsidR="00CE403F" w:rsidRPr="005875AB" w:rsidDel="0083358A" w:rsidRDefault="00CE403F" w:rsidP="00DD538A">
      <w:pPr>
        <w:pStyle w:val="NormalWeb"/>
        <w:tabs>
          <w:tab w:val="left" w:pos="6379"/>
        </w:tabs>
        <w:spacing w:before="0" w:beforeAutospacing="0" w:after="0" w:afterAutospacing="0"/>
        <w:jc w:val="both"/>
        <w:rPr>
          <w:del w:id="83" w:author="Polacko, Matt (2017)" w:date="2022-05-26T17:53:00Z"/>
        </w:rPr>
      </w:pPr>
    </w:p>
    <w:p w14:paraId="235D33A6" w14:textId="61EBBA40" w:rsidR="00CE403F" w:rsidRPr="005875AB" w:rsidDel="00072D84" w:rsidRDefault="00CE403F" w:rsidP="00DD538A">
      <w:pPr>
        <w:pStyle w:val="NormalWeb"/>
        <w:tabs>
          <w:tab w:val="left" w:pos="6379"/>
        </w:tabs>
        <w:spacing w:before="0" w:beforeAutospacing="0" w:after="0" w:afterAutospacing="0"/>
        <w:jc w:val="both"/>
        <w:rPr>
          <w:del w:id="84" w:author="Polacko, Matt (2017)" w:date="2022-05-26T17:10:00Z"/>
        </w:rPr>
      </w:pPr>
    </w:p>
    <w:p w14:paraId="2FB8AB51" w14:textId="2B5518BF" w:rsidR="00CE403F" w:rsidRPr="005875AB" w:rsidDel="00072D84" w:rsidRDefault="00CE403F" w:rsidP="00DD538A">
      <w:pPr>
        <w:pStyle w:val="NormalWeb"/>
        <w:tabs>
          <w:tab w:val="left" w:pos="6379"/>
        </w:tabs>
        <w:spacing w:before="0" w:beforeAutospacing="0" w:after="0" w:afterAutospacing="0"/>
        <w:jc w:val="both"/>
        <w:rPr>
          <w:del w:id="85" w:author="Polacko, Matt (2017)" w:date="2022-05-26T17:10:00Z"/>
        </w:rPr>
      </w:pPr>
    </w:p>
    <w:p w14:paraId="07CBBE5C" w14:textId="3F0DFA23" w:rsidR="00CE403F" w:rsidRPr="005875AB" w:rsidDel="00CB3EB3" w:rsidRDefault="00CE403F" w:rsidP="00DD538A">
      <w:pPr>
        <w:pStyle w:val="NormalWeb"/>
        <w:tabs>
          <w:tab w:val="left" w:pos="6379"/>
        </w:tabs>
        <w:spacing w:before="0" w:beforeAutospacing="0" w:after="0" w:afterAutospacing="0"/>
        <w:jc w:val="both"/>
        <w:rPr>
          <w:del w:id="86" w:author="Polacko, Matt (2017)" w:date="2022-05-26T16:34:00Z"/>
        </w:rPr>
      </w:pPr>
    </w:p>
    <w:p w14:paraId="2D8BADB4" w14:textId="1641D5BA" w:rsidR="00CE403F" w:rsidRPr="005875AB" w:rsidDel="00CB3EB3" w:rsidRDefault="00CE403F" w:rsidP="00DD538A">
      <w:pPr>
        <w:pStyle w:val="NormalWeb"/>
        <w:tabs>
          <w:tab w:val="left" w:pos="6379"/>
        </w:tabs>
        <w:spacing w:before="0" w:beforeAutospacing="0" w:after="0" w:afterAutospacing="0"/>
        <w:jc w:val="both"/>
        <w:rPr>
          <w:del w:id="87" w:author="Polacko, Matt (2017)" w:date="2022-05-26T16:34:00Z"/>
        </w:rPr>
      </w:pPr>
    </w:p>
    <w:p w14:paraId="547A19AB" w14:textId="76B0FF35" w:rsidR="00CE403F" w:rsidRPr="005875AB" w:rsidDel="00CB3EB3" w:rsidRDefault="00CE403F" w:rsidP="00DD538A">
      <w:pPr>
        <w:pStyle w:val="NormalWeb"/>
        <w:tabs>
          <w:tab w:val="left" w:pos="6379"/>
        </w:tabs>
        <w:spacing w:before="0" w:beforeAutospacing="0" w:after="0" w:afterAutospacing="0"/>
        <w:jc w:val="both"/>
        <w:rPr>
          <w:del w:id="88" w:author="Polacko, Matt (2017)" w:date="2022-05-26T16:34:00Z"/>
        </w:rPr>
      </w:pPr>
    </w:p>
    <w:p w14:paraId="4DD8E083" w14:textId="7F3B8EC2" w:rsidR="00CE403F" w:rsidRPr="005875AB" w:rsidDel="00CB3EB3" w:rsidRDefault="00CE403F" w:rsidP="00DD538A">
      <w:pPr>
        <w:pStyle w:val="NormalWeb"/>
        <w:tabs>
          <w:tab w:val="left" w:pos="6379"/>
        </w:tabs>
        <w:spacing w:before="0" w:beforeAutospacing="0" w:after="0" w:afterAutospacing="0"/>
        <w:jc w:val="both"/>
        <w:rPr>
          <w:del w:id="89" w:author="Polacko, Matt (2017)" w:date="2022-05-26T16:34:00Z"/>
        </w:rPr>
      </w:pPr>
    </w:p>
    <w:p w14:paraId="26270D60" w14:textId="09CDAF40" w:rsidR="00CE403F" w:rsidRPr="005875AB" w:rsidDel="00CB3EB3" w:rsidRDefault="00CE403F" w:rsidP="00DD538A">
      <w:pPr>
        <w:pStyle w:val="NormalWeb"/>
        <w:tabs>
          <w:tab w:val="left" w:pos="6379"/>
        </w:tabs>
        <w:spacing w:before="0" w:beforeAutospacing="0" w:after="0" w:afterAutospacing="0"/>
        <w:jc w:val="both"/>
        <w:rPr>
          <w:del w:id="90" w:author="Polacko, Matt (2017)" w:date="2022-05-26T16:33:00Z"/>
        </w:rPr>
      </w:pPr>
    </w:p>
    <w:p w14:paraId="1015BA7F" w14:textId="32C8ED9D" w:rsidR="008040E9" w:rsidRPr="005875AB" w:rsidDel="00CB3EB3" w:rsidRDefault="008040E9" w:rsidP="00DD538A">
      <w:pPr>
        <w:pStyle w:val="NormalWeb"/>
        <w:tabs>
          <w:tab w:val="left" w:pos="6379"/>
        </w:tabs>
        <w:spacing w:before="0" w:beforeAutospacing="0" w:after="0" w:afterAutospacing="0"/>
        <w:jc w:val="both"/>
        <w:rPr>
          <w:del w:id="91" w:author="Polacko, Matt (2017)" w:date="2022-05-26T16:33:00Z"/>
        </w:rPr>
      </w:pPr>
    </w:p>
    <w:p w14:paraId="1B2D8476" w14:textId="61505ED3" w:rsidR="008040E9" w:rsidRPr="005875AB" w:rsidDel="00CB3EB3" w:rsidRDefault="008040E9" w:rsidP="00DD538A">
      <w:pPr>
        <w:pStyle w:val="NormalWeb"/>
        <w:tabs>
          <w:tab w:val="left" w:pos="6379"/>
        </w:tabs>
        <w:spacing w:before="0" w:beforeAutospacing="0" w:after="0" w:afterAutospacing="0"/>
        <w:jc w:val="both"/>
        <w:rPr>
          <w:del w:id="92" w:author="Polacko, Matt (2017)" w:date="2022-05-26T16:33:00Z"/>
        </w:rPr>
      </w:pPr>
    </w:p>
    <w:p w14:paraId="681EFA43" w14:textId="6352A6BB" w:rsidR="008040E9" w:rsidRPr="005875AB" w:rsidDel="00CB3EB3" w:rsidRDefault="008040E9" w:rsidP="00DD538A">
      <w:pPr>
        <w:pStyle w:val="NormalWeb"/>
        <w:tabs>
          <w:tab w:val="left" w:pos="6379"/>
        </w:tabs>
        <w:spacing w:before="0" w:beforeAutospacing="0" w:after="0" w:afterAutospacing="0"/>
        <w:jc w:val="both"/>
        <w:rPr>
          <w:del w:id="93" w:author="Polacko, Matt (2017)" w:date="2022-05-26T16:33:00Z"/>
        </w:rPr>
      </w:pPr>
    </w:p>
    <w:p w14:paraId="028D35EC" w14:textId="74D34B37" w:rsidR="008040E9" w:rsidRPr="005875AB" w:rsidDel="00CB3EB3" w:rsidRDefault="008040E9" w:rsidP="00DD538A">
      <w:pPr>
        <w:pStyle w:val="NormalWeb"/>
        <w:tabs>
          <w:tab w:val="left" w:pos="6379"/>
        </w:tabs>
        <w:spacing w:before="0" w:beforeAutospacing="0" w:after="0" w:afterAutospacing="0"/>
        <w:jc w:val="both"/>
        <w:rPr>
          <w:del w:id="94" w:author="Polacko, Matt (2017)" w:date="2022-05-26T16:33:00Z"/>
        </w:rPr>
      </w:pPr>
    </w:p>
    <w:p w14:paraId="6AA90C6F" w14:textId="68F983C6" w:rsidR="008040E9" w:rsidRPr="005875AB" w:rsidDel="00CB3EB3" w:rsidRDefault="008040E9" w:rsidP="00DD538A">
      <w:pPr>
        <w:pStyle w:val="NormalWeb"/>
        <w:tabs>
          <w:tab w:val="left" w:pos="6379"/>
        </w:tabs>
        <w:spacing w:before="0" w:beforeAutospacing="0" w:after="0" w:afterAutospacing="0"/>
        <w:jc w:val="both"/>
        <w:rPr>
          <w:del w:id="95" w:author="Polacko, Matt (2017)" w:date="2022-05-26T16:33:00Z"/>
        </w:rPr>
      </w:pPr>
    </w:p>
    <w:p w14:paraId="28283DA2" w14:textId="47413A71" w:rsidR="008040E9" w:rsidRPr="005875AB" w:rsidDel="00CB3EB3" w:rsidRDefault="008040E9" w:rsidP="00DD538A">
      <w:pPr>
        <w:pStyle w:val="NormalWeb"/>
        <w:tabs>
          <w:tab w:val="left" w:pos="6379"/>
        </w:tabs>
        <w:spacing w:before="0" w:beforeAutospacing="0" w:after="0" w:afterAutospacing="0"/>
        <w:jc w:val="both"/>
        <w:rPr>
          <w:del w:id="96" w:author="Polacko, Matt (2017)" w:date="2022-05-26T16:33:00Z"/>
        </w:rPr>
      </w:pPr>
    </w:p>
    <w:p w14:paraId="5E44A393" w14:textId="564FDB67" w:rsidR="00F70D00" w:rsidRDefault="00CB7473" w:rsidP="00B208F7">
      <w:pPr>
        <w:pStyle w:val="Heading1"/>
        <w:rPr>
          <w:ins w:id="97" w:author="Polacko, Matt (2017)" w:date="2022-05-26T16:33:00Z"/>
        </w:rPr>
      </w:pPr>
      <w:r w:rsidRPr="005875AB">
        <w:t>INTRODUCTION</w:t>
      </w:r>
    </w:p>
    <w:p w14:paraId="50A0E837" w14:textId="77777777" w:rsidR="00CB3EB3" w:rsidRPr="00CB3EB3" w:rsidRDefault="00CB3EB3" w:rsidP="008C5E1F">
      <w:pPr>
        <w:rPr>
          <w:ins w:id="98" w:author="Matt Polacko" w:date="2022-05-27T10:53:00Z"/>
        </w:rPr>
      </w:pPr>
    </w:p>
    <w:p w14:paraId="2F04FA32" w14:textId="2927B488" w:rsidR="006B1F15" w:rsidRPr="002B394D" w:rsidRDefault="14050365" w:rsidP="0088660B">
      <w:pPr>
        <w:jc w:val="both"/>
        <w:rPr>
          <w:color w:val="000000" w:themeColor="text1"/>
        </w:rPr>
      </w:pPr>
      <w:del w:id="99" w:author="Polacko, Matt (2017)" w:date="2022-05-26T16:33:00Z">
        <w:r w:rsidRPr="002B394D" w:rsidDel="00CB3EB3">
          <w:rPr>
            <w:rFonts w:ascii="Times New Roman" w:eastAsia="Times New Roman" w:hAnsi="Times New Roman" w:cs="Times New Roman"/>
            <w:color w:val="000000" w:themeColor="text1"/>
          </w:rPr>
          <w:delText xml:space="preserve">            </w:delText>
        </w:r>
      </w:del>
      <w:r w:rsidRPr="002B394D">
        <w:rPr>
          <w:rFonts w:ascii="Times New Roman" w:eastAsia="Times New Roman" w:hAnsi="Times New Roman" w:cs="Times New Roman"/>
          <w:color w:val="000000" w:themeColor="text1"/>
        </w:rPr>
        <w:t>Studies of class voting in the Global North have taken a turn recently. The story of voting as a democratic class struggle between a manual working class voting for the left and the rich voting for the right becomes less convincing as</w:t>
      </w:r>
      <w:r w:rsidR="006A56AF" w:rsidRPr="002B394D">
        <w:rPr>
          <w:rFonts w:ascii="Times New Roman" w:eastAsia="Times New Roman" w:hAnsi="Times New Roman" w:cs="Times New Roman"/>
          <w:color w:val="000000" w:themeColor="text1"/>
        </w:rPr>
        <w:t xml:space="preserve"> participation in higher education increases,</w:t>
      </w:r>
      <w:r w:rsidRPr="002B394D">
        <w:rPr>
          <w:rFonts w:ascii="Times New Roman" w:eastAsia="Times New Roman" w:hAnsi="Times New Roman" w:cs="Times New Roman"/>
          <w:color w:val="000000" w:themeColor="text1"/>
        </w:rPr>
        <w:t xml:space="preserve"> the traditional manual working class shrinks as a share of the electorate</w:t>
      </w:r>
      <w:ins w:id="100" w:author="Polacko, Matt (2017)" w:date="2022-05-26T13:23:00Z">
        <w:r w:rsidR="001C1251">
          <w:rPr>
            <w:rFonts w:ascii="Times New Roman" w:eastAsia="Times New Roman" w:hAnsi="Times New Roman" w:cs="Times New Roman"/>
            <w:color w:val="000000" w:themeColor="text1"/>
          </w:rPr>
          <w:t>,</w:t>
        </w:r>
      </w:ins>
      <w:r w:rsidRPr="002B394D">
        <w:rPr>
          <w:rFonts w:ascii="Times New Roman" w:eastAsia="Times New Roman" w:hAnsi="Times New Roman" w:cs="Times New Roman"/>
          <w:color w:val="000000" w:themeColor="text1"/>
        </w:rPr>
        <w:t xml:space="preserve"> and as cultural and moral issues grow in salience for voters. In this context, education emerges as a new </w:t>
      </w:r>
      <w:ins w:id="101" w:author="Simon Kiss" w:date="2022-05-26T14:22:00Z">
        <w:r w:rsidR="00FC2B19">
          <w:rPr>
            <w:rFonts w:ascii="Times New Roman" w:eastAsia="Times New Roman" w:hAnsi="Times New Roman" w:cs="Times New Roman"/>
            <w:color w:val="000000" w:themeColor="text1"/>
          </w:rPr>
          <w:t xml:space="preserve">type of </w:t>
        </w:r>
      </w:ins>
      <w:r w:rsidRPr="002B394D">
        <w:rPr>
          <w:rFonts w:ascii="Times New Roman" w:eastAsia="Times New Roman" w:hAnsi="Times New Roman" w:cs="Times New Roman"/>
          <w:color w:val="000000" w:themeColor="text1"/>
        </w:rPr>
        <w:t>class cleavage, which relates to the earlier income-</w:t>
      </w:r>
      <w:ins w:id="102" w:author="Simon Kiss" w:date="2022-05-26T14:22:00Z">
        <w:r w:rsidR="00FC2B19">
          <w:rPr>
            <w:rFonts w:ascii="Times New Roman" w:eastAsia="Times New Roman" w:hAnsi="Times New Roman" w:cs="Times New Roman"/>
            <w:color w:val="000000" w:themeColor="text1"/>
          </w:rPr>
          <w:t xml:space="preserve"> and occupation-</w:t>
        </w:r>
      </w:ins>
      <w:r w:rsidRPr="002B394D">
        <w:rPr>
          <w:rFonts w:ascii="Times New Roman" w:eastAsia="Times New Roman" w:hAnsi="Times New Roman" w:cs="Times New Roman"/>
          <w:color w:val="000000" w:themeColor="text1"/>
        </w:rPr>
        <w:t xml:space="preserve">based </w:t>
      </w:r>
      <w:ins w:id="103" w:author="Simon Kiss" w:date="2022-05-27T10:53:00Z">
        <w:r w:rsidRPr="002B394D">
          <w:rPr>
            <w:rFonts w:ascii="Times New Roman" w:eastAsia="Times New Roman" w:hAnsi="Times New Roman" w:cs="Times New Roman"/>
            <w:color w:val="000000" w:themeColor="text1"/>
          </w:rPr>
          <w:t>one</w:t>
        </w:r>
      </w:ins>
      <w:ins w:id="104" w:author="Simon Kiss" w:date="2022-05-26T14:22:00Z">
        <w:r w:rsidR="00FC2B19">
          <w:rPr>
            <w:rFonts w:ascii="Times New Roman" w:eastAsia="Times New Roman" w:hAnsi="Times New Roman" w:cs="Times New Roman"/>
            <w:color w:val="000000" w:themeColor="text1"/>
          </w:rPr>
          <w:t>s</w:t>
        </w:r>
      </w:ins>
      <w:del w:id="105" w:author="Simon Kiss" w:date="2022-05-27T10:53:00Z">
        <w:r w:rsidRPr="002B394D">
          <w:rPr>
            <w:rFonts w:ascii="Times New Roman" w:eastAsia="Times New Roman" w:hAnsi="Times New Roman" w:cs="Times New Roman"/>
            <w:color w:val="000000" w:themeColor="text1"/>
          </w:rPr>
          <w:delText>one</w:delText>
        </w:r>
      </w:del>
      <w:r w:rsidRPr="002B394D">
        <w:rPr>
          <w:rFonts w:ascii="Times New Roman" w:eastAsia="Times New Roman" w:hAnsi="Times New Roman" w:cs="Times New Roman"/>
          <w:color w:val="000000" w:themeColor="text1"/>
        </w:rPr>
        <w:t xml:space="preserve"> in a complex </w:t>
      </w:r>
      <w:del w:id="106" w:author="Simon Kiss" w:date="2022-05-26T14:22:00Z">
        <w:r w:rsidRPr="002B394D">
          <w:rPr>
            <w:rFonts w:ascii="Times New Roman" w:eastAsia="Times New Roman" w:hAnsi="Times New Roman" w:cs="Times New Roman"/>
            <w:color w:val="000000" w:themeColor="text1"/>
          </w:rPr>
          <w:delText>manner</w:delText>
        </w:r>
      </w:del>
      <w:ins w:id="107" w:author="Simon Kiss" w:date="2022-05-26T14:22:00Z">
        <w:r w:rsidR="00FC2B19">
          <w:rPr>
            <w:rFonts w:ascii="Times New Roman" w:eastAsia="Times New Roman" w:hAnsi="Times New Roman" w:cs="Times New Roman"/>
            <w:color w:val="000000" w:themeColor="text1"/>
          </w:rPr>
          <w:t>ways</w:t>
        </w:r>
      </w:ins>
      <w:r w:rsidRPr="002B394D">
        <w:rPr>
          <w:rFonts w:ascii="Times New Roman" w:eastAsia="Times New Roman" w:hAnsi="Times New Roman" w:cs="Times New Roman"/>
          <w:color w:val="000000" w:themeColor="text1"/>
        </w:rPr>
        <w:t xml:space="preserve">. Parties of the left have had success in developing an electorate among the well-educated, who may variously appreciate their socially liberal or anti-authoritarian positions, their willingness to invest in human capital formation, or their commitments to expand the pool of public sector jobs requiring higher education (see </w:t>
      </w:r>
      <w:proofErr w:type="spellStart"/>
      <w:r w:rsidRPr="002B394D">
        <w:rPr>
          <w:rFonts w:ascii="Times New Roman" w:eastAsia="Times New Roman" w:hAnsi="Times New Roman" w:cs="Times New Roman"/>
          <w:color w:val="000000" w:themeColor="text1"/>
        </w:rPr>
        <w:t>Beramendi</w:t>
      </w:r>
      <w:proofErr w:type="spellEnd"/>
      <w:r w:rsidRPr="002B394D">
        <w:rPr>
          <w:rFonts w:ascii="Times New Roman" w:eastAsia="Times New Roman" w:hAnsi="Times New Roman" w:cs="Times New Roman"/>
          <w:color w:val="000000" w:themeColor="text1"/>
        </w:rPr>
        <w:t xml:space="preserve"> et al. 2015). However, there is concern that these new left voters denature the left by diluting its commitments to redistribution. Instead of emphasizing economic inequality and demanding redistribution in the here and now, the left comes to be led by a “Brahmin Left” more concerned with the cultural politics of interest to the better educated. For an author like Thomas Piketty (2020; </w:t>
      </w:r>
      <w:proofErr w:type="gramStart"/>
      <w:r w:rsidRPr="002B394D">
        <w:rPr>
          <w:rFonts w:ascii="Times New Roman" w:eastAsia="Times New Roman" w:hAnsi="Times New Roman" w:cs="Times New Roman"/>
          <w:color w:val="000000" w:themeColor="text1"/>
        </w:rPr>
        <w:t>also</w:t>
      </w:r>
      <w:proofErr w:type="gramEnd"/>
      <w:r w:rsidRPr="002B394D">
        <w:rPr>
          <w:rFonts w:ascii="Times New Roman" w:eastAsia="Times New Roman" w:hAnsi="Times New Roman" w:cs="Times New Roman"/>
          <w:color w:val="000000" w:themeColor="text1"/>
        </w:rPr>
        <w:t xml:space="preserve"> Gethin et al. 2022), this helps explain the paradox of redistribution, namely, why the rise of income inequality over the past few decades has not led to greater redistribution.</w:t>
      </w:r>
    </w:p>
    <w:p w14:paraId="2E0F0976" w14:textId="3858FD88" w:rsidR="006B1F15" w:rsidRPr="002B394D" w:rsidRDefault="14050365" w:rsidP="0088660B">
      <w:pPr>
        <w:jc w:val="both"/>
        <w:rPr>
          <w:color w:val="000000" w:themeColor="text1"/>
        </w:rPr>
      </w:pPr>
      <w:r w:rsidRPr="002B394D">
        <w:rPr>
          <w:rFonts w:ascii="Times New Roman" w:eastAsia="Times New Roman" w:hAnsi="Times New Roman" w:cs="Times New Roman"/>
          <w:color w:val="000000" w:themeColor="text1"/>
        </w:rPr>
        <w:t xml:space="preserve">            Such claims are obviously controversial and have produced </w:t>
      </w:r>
      <w:proofErr w:type="gramStart"/>
      <w:r w:rsidRPr="002B394D">
        <w:rPr>
          <w:rFonts w:ascii="Times New Roman" w:eastAsia="Times New Roman" w:hAnsi="Times New Roman" w:cs="Times New Roman"/>
          <w:color w:val="000000" w:themeColor="text1"/>
        </w:rPr>
        <w:t>counter-arguments</w:t>
      </w:r>
      <w:proofErr w:type="gramEnd"/>
      <w:r w:rsidRPr="002B394D">
        <w:rPr>
          <w:rFonts w:ascii="Times New Roman" w:eastAsia="Times New Roman" w:hAnsi="Times New Roman" w:cs="Times New Roman"/>
          <w:color w:val="000000" w:themeColor="text1"/>
        </w:rPr>
        <w:t xml:space="preserve">. For instance, are the assumptions about the disinterest of the well-educated in redistribution well verified? For the purposes of this paper, a crucial debate has been on the linkage of </w:t>
      </w:r>
      <w:ins w:id="108" w:author="Polacko, Matt (2017)" w:date="2022-05-26T13:24:00Z">
        <w:del w:id="109" w:author="Simon Kiss" w:date="2022-05-27T11:17:00Z">
          <w:r w:rsidR="001C1251" w:rsidRPr="006A56AF" w:rsidDel="005119FA">
            <w:rPr>
              <w:rFonts w:ascii="Times New Roman" w:eastAsia="Calibri" w:hAnsi="Times New Roman" w:cs="Times New Roman"/>
            </w:rPr>
            <w:delText xml:space="preserve">socio-economic </w:delText>
          </w:r>
          <w:r w:rsidR="001C1251" w:rsidRPr="008C5E1F" w:rsidDel="005119FA">
            <w:rPr>
              <w:rFonts w:ascii="Times New Roman" w:eastAsia="Calibri" w:hAnsi="Times New Roman" w:cs="Times New Roman"/>
            </w:rPr>
            <w:delText xml:space="preserve">status </w:delText>
          </w:r>
          <w:r w:rsidR="001C1251" w:rsidDel="005119FA">
            <w:rPr>
              <w:rFonts w:ascii="Times New Roman" w:eastAsia="Calibri" w:hAnsi="Times New Roman" w:cs="Times New Roman"/>
            </w:rPr>
            <w:delText>(</w:delText>
          </w:r>
        </w:del>
      </w:ins>
      <w:del w:id="110" w:author="Simon Kiss" w:date="2022-05-26T14:25:00Z">
        <w:r w:rsidRPr="002B394D">
          <w:rPr>
            <w:rFonts w:ascii="Times New Roman" w:eastAsia="Times New Roman" w:hAnsi="Times New Roman" w:cs="Times New Roman"/>
            <w:color w:val="000000" w:themeColor="text1"/>
          </w:rPr>
          <w:delText>SES</w:delText>
        </w:r>
        <w:r w:rsidRPr="002B394D" w:rsidDel="008D2FBC">
          <w:rPr>
            <w:rFonts w:ascii="Times New Roman" w:eastAsia="Times New Roman" w:hAnsi="Times New Roman" w:cs="Times New Roman"/>
            <w:color w:val="000000" w:themeColor="text1"/>
          </w:rPr>
          <w:delText xml:space="preserve"> </w:delText>
        </w:r>
      </w:del>
      <w:ins w:id="111" w:author="Polacko, Matt (2017)" w:date="2022-05-26T13:24:00Z">
        <w:del w:id="112" w:author="Simon Kiss" w:date="2022-05-27T11:17:00Z">
          <w:r w:rsidR="001C1251" w:rsidDel="005119FA">
            <w:rPr>
              <w:rFonts w:ascii="Times New Roman" w:eastAsia="Times New Roman" w:hAnsi="Times New Roman" w:cs="Times New Roman"/>
              <w:color w:val="000000" w:themeColor="text1"/>
            </w:rPr>
            <w:delText>)</w:delText>
          </w:r>
        </w:del>
      </w:ins>
      <w:ins w:id="113" w:author="Simon Kiss" w:date="2022-05-27T11:17:00Z">
        <w:r w:rsidR="005119FA">
          <w:rPr>
            <w:rFonts w:ascii="Times New Roman" w:eastAsia="Calibri" w:hAnsi="Times New Roman" w:cs="Times New Roman"/>
          </w:rPr>
          <w:t>different dimensions of class</w:t>
        </w:r>
      </w:ins>
      <w:ins w:id="114" w:author="Simon Kiss" w:date="2022-05-26T14:25:00Z">
        <w:r w:rsidRPr="002B394D">
          <w:rPr>
            <w:rFonts w:ascii="Times New Roman" w:eastAsia="Times New Roman" w:hAnsi="Times New Roman" w:cs="Times New Roman"/>
            <w:color w:val="000000" w:themeColor="text1"/>
          </w:rPr>
          <w:t xml:space="preserve"> </w:t>
        </w:r>
      </w:ins>
      <w:r w:rsidRPr="002B394D">
        <w:rPr>
          <w:rFonts w:ascii="Times New Roman" w:eastAsia="Times New Roman" w:hAnsi="Times New Roman" w:cs="Times New Roman"/>
          <w:color w:val="000000" w:themeColor="text1"/>
        </w:rPr>
        <w:t>voting to non-redistributive policy outcomes. For Piketty and his followers, the presence of the cleavage is enough to spur this outcome. For others (</w:t>
      </w:r>
      <w:proofErr w:type="gramStart"/>
      <w:r w:rsidRPr="002B394D">
        <w:rPr>
          <w:rFonts w:ascii="Times New Roman" w:eastAsia="Times New Roman" w:hAnsi="Times New Roman" w:cs="Times New Roman"/>
          <w:color w:val="000000" w:themeColor="text1"/>
        </w:rPr>
        <w:t>e.g.</w:t>
      </w:r>
      <w:proofErr w:type="gramEnd"/>
      <w:r w:rsidRPr="002B394D">
        <w:rPr>
          <w:rFonts w:ascii="Times New Roman" w:eastAsia="Times New Roman" w:hAnsi="Times New Roman" w:cs="Times New Roman"/>
          <w:color w:val="000000" w:themeColor="text1"/>
        </w:rPr>
        <w:t xml:space="preserve"> Abou-Chadi and Hix 2021), this voting works through individual countries’ electoral and party systems. The institutional specificities of these systems produce more complicated dynamics that do not automatically lead to the loss of </w:t>
      </w:r>
      <w:r w:rsidR="0088660B" w:rsidRPr="002B394D">
        <w:rPr>
          <w:rFonts w:ascii="Times New Roman" w:eastAsia="Times New Roman" w:hAnsi="Times New Roman" w:cs="Times New Roman"/>
          <w:color w:val="000000" w:themeColor="text1"/>
        </w:rPr>
        <w:t xml:space="preserve">redistributive </w:t>
      </w:r>
      <w:r w:rsidRPr="002B394D">
        <w:rPr>
          <w:rFonts w:ascii="Times New Roman" w:eastAsia="Times New Roman" w:hAnsi="Times New Roman" w:cs="Times New Roman"/>
          <w:color w:val="000000" w:themeColor="text1"/>
        </w:rPr>
        <w:t>impulses. To talk of “</w:t>
      </w:r>
      <w:ins w:id="115" w:author="Simon Kiss" w:date="2022-05-26T14:25:00Z">
        <w:r w:rsidR="008D2FBC">
          <w:rPr>
            <w:rFonts w:ascii="Times New Roman" w:eastAsia="Times New Roman" w:hAnsi="Times New Roman" w:cs="Times New Roman"/>
            <w:color w:val="000000" w:themeColor="text1"/>
          </w:rPr>
          <w:t>l</w:t>
        </w:r>
      </w:ins>
      <w:del w:id="116" w:author="Simon Kiss" w:date="2022-05-26T14:25:00Z">
        <w:r w:rsidRPr="002B394D">
          <w:rPr>
            <w:rFonts w:ascii="Times New Roman" w:eastAsia="Times New Roman" w:hAnsi="Times New Roman" w:cs="Times New Roman"/>
            <w:color w:val="000000" w:themeColor="text1"/>
          </w:rPr>
          <w:delText>L</w:delText>
        </w:r>
      </w:del>
      <w:r w:rsidRPr="002B394D">
        <w:rPr>
          <w:rFonts w:ascii="Times New Roman" w:eastAsia="Times New Roman" w:hAnsi="Times New Roman" w:cs="Times New Roman"/>
          <w:color w:val="000000" w:themeColor="text1"/>
        </w:rPr>
        <w:t>eft” and “</w:t>
      </w:r>
      <w:ins w:id="117" w:author="Simon Kiss" w:date="2022-05-26T14:25:00Z">
        <w:r w:rsidR="008D2FBC">
          <w:rPr>
            <w:rFonts w:ascii="Times New Roman" w:eastAsia="Times New Roman" w:hAnsi="Times New Roman" w:cs="Times New Roman"/>
            <w:color w:val="000000" w:themeColor="text1"/>
          </w:rPr>
          <w:t>r</w:t>
        </w:r>
      </w:ins>
      <w:del w:id="118" w:author="Simon Kiss" w:date="2022-05-26T14:25:00Z">
        <w:r w:rsidRPr="002B394D">
          <w:rPr>
            <w:rFonts w:ascii="Times New Roman" w:eastAsia="Times New Roman" w:hAnsi="Times New Roman" w:cs="Times New Roman"/>
            <w:color w:val="000000" w:themeColor="text1"/>
          </w:rPr>
          <w:delText>R</w:delText>
        </w:r>
      </w:del>
      <w:r w:rsidRPr="002B394D">
        <w:rPr>
          <w:rFonts w:ascii="Times New Roman" w:eastAsia="Times New Roman" w:hAnsi="Times New Roman" w:cs="Times New Roman"/>
          <w:color w:val="000000" w:themeColor="text1"/>
        </w:rPr>
        <w:t>ight” blocs is to lose sight of the particularities of multi-party competition found in most political systems, and perhaps even to miscomprehend how this works in the Canadian two-and-a-half party sy</w:t>
      </w:r>
      <w:r w:rsidR="002F665E" w:rsidRPr="002B394D">
        <w:rPr>
          <w:rFonts w:ascii="Times New Roman" w:eastAsia="Times New Roman" w:hAnsi="Times New Roman" w:cs="Times New Roman"/>
          <w:color w:val="000000" w:themeColor="text1"/>
        </w:rPr>
        <w:t>s</w:t>
      </w:r>
      <w:r w:rsidRPr="002B394D">
        <w:rPr>
          <w:rFonts w:ascii="Times New Roman" w:eastAsia="Times New Roman" w:hAnsi="Times New Roman" w:cs="Times New Roman"/>
          <w:color w:val="000000" w:themeColor="text1"/>
        </w:rPr>
        <w:t>tem.</w:t>
      </w:r>
    </w:p>
    <w:p w14:paraId="082D9295" w14:textId="792906BB" w:rsidR="002101F3" w:rsidRDefault="14050365" w:rsidP="006A56AF">
      <w:pPr>
        <w:ind w:firstLine="720"/>
        <w:jc w:val="both"/>
        <w:rPr>
          <w:ins w:id="119" w:author="Simon Kiss" w:date="2022-05-26T14:26:00Z"/>
          <w:rFonts w:ascii="Times New Roman" w:eastAsia="Calibri" w:hAnsi="Times New Roman" w:cs="Times New Roman"/>
          <w:color w:val="000000" w:themeColor="text1"/>
        </w:rPr>
      </w:pPr>
      <w:r w:rsidRPr="006A56AF">
        <w:rPr>
          <w:rFonts w:ascii="Times New Roman" w:eastAsia="Calibri" w:hAnsi="Times New Roman" w:cs="Times New Roman"/>
        </w:rPr>
        <w:t xml:space="preserve">In the following, we review the current debates about the nature and consequences of </w:t>
      </w:r>
      <w:del w:id="120" w:author="Polacko, Matt (2017)" w:date="2022-05-26T13:25:00Z">
        <w:r w:rsidRPr="006A56AF" w:rsidDel="001C1251">
          <w:rPr>
            <w:rFonts w:ascii="Times New Roman" w:eastAsia="Calibri" w:hAnsi="Times New Roman" w:cs="Times New Roman"/>
          </w:rPr>
          <w:delText xml:space="preserve">socio-economic </w:delText>
        </w:r>
        <w:r w:rsidRPr="008C5E1F" w:rsidDel="001C1251">
          <w:rPr>
            <w:rFonts w:ascii="Times New Roman" w:hAnsi="Times New Roman"/>
          </w:rPr>
          <w:delText xml:space="preserve">status </w:delText>
        </w:r>
      </w:del>
      <w:del w:id="121" w:author="Simon Kiss" w:date="2022-05-26T14:25:00Z">
        <w:r w:rsidRPr="008C5E1F">
          <w:rPr>
            <w:rFonts w:ascii="Times New Roman" w:hAnsi="Times New Roman"/>
          </w:rPr>
          <w:delText>(SES)</w:delText>
        </w:r>
      </w:del>
      <w:ins w:id="122" w:author="Simon Kiss" w:date="2022-05-26T14:25:00Z">
        <w:r w:rsidR="008D2FBC">
          <w:rPr>
            <w:rFonts w:ascii="Times New Roman" w:eastAsia="Calibri" w:hAnsi="Times New Roman" w:cs="Times New Roman"/>
          </w:rPr>
          <w:t>class</w:t>
        </w:r>
      </w:ins>
      <w:r w:rsidRPr="006A56AF">
        <w:rPr>
          <w:rFonts w:ascii="Times New Roman" w:eastAsia="Calibri" w:hAnsi="Times New Roman" w:cs="Times New Roman"/>
          <w:u w:val="single"/>
        </w:rPr>
        <w:t xml:space="preserve"> </w:t>
      </w:r>
      <w:r w:rsidRPr="006A56AF">
        <w:rPr>
          <w:rFonts w:ascii="Times New Roman" w:eastAsia="Calibri" w:hAnsi="Times New Roman" w:cs="Times New Roman"/>
        </w:rPr>
        <w:t xml:space="preserve">voting in international political science literature. Then we present an extended time series examining the evolution of </w:t>
      </w:r>
      <w:del w:id="123" w:author="Simon Kiss" w:date="2022-05-26T14:26:00Z">
        <w:r w:rsidR="00421010">
          <w:rPr>
            <w:rFonts w:ascii="Times New Roman" w:eastAsia="Calibri" w:hAnsi="Times New Roman" w:cs="Times New Roman"/>
          </w:rPr>
          <w:delText xml:space="preserve">SES </w:delText>
        </w:r>
      </w:del>
      <w:ins w:id="124" w:author="Simon Kiss" w:date="2022-05-26T14:26:00Z">
        <w:r w:rsidR="008D2FBC">
          <w:rPr>
            <w:rFonts w:ascii="Times New Roman" w:eastAsia="Calibri" w:hAnsi="Times New Roman" w:cs="Times New Roman"/>
          </w:rPr>
          <w:t xml:space="preserve">class </w:t>
        </w:r>
      </w:ins>
      <w:r w:rsidRPr="006A56AF">
        <w:rPr>
          <w:rFonts w:ascii="Times New Roman" w:eastAsia="Calibri" w:hAnsi="Times New Roman" w:cs="Times New Roman"/>
        </w:rPr>
        <w:t xml:space="preserve">voting in Canada, as well as more in-depth examinations </w:t>
      </w:r>
      <w:proofErr w:type="gramStart"/>
      <w:r w:rsidRPr="006A56AF">
        <w:rPr>
          <w:rFonts w:ascii="Times New Roman" w:eastAsia="Calibri" w:hAnsi="Times New Roman" w:cs="Times New Roman"/>
        </w:rPr>
        <w:t>in order to</w:t>
      </w:r>
      <w:proofErr w:type="gramEnd"/>
      <w:r w:rsidRPr="006A56AF">
        <w:rPr>
          <w:rFonts w:ascii="Times New Roman" w:eastAsia="Calibri" w:hAnsi="Times New Roman" w:cs="Times New Roman"/>
        </w:rPr>
        <w:t xml:space="preserve"> investigate three questions. First, is the Canadian electorate now characterized by an educated left and a wealthy right? Second, does this pattern hold when we consider the parties within the left </w:t>
      </w:r>
      <w:del w:id="125" w:author="Simon Kiss" w:date="2022-05-26T14:25:00Z">
        <w:r w:rsidRPr="006A56AF">
          <w:rPr>
            <w:rFonts w:ascii="Times New Roman" w:eastAsia="Calibri" w:hAnsi="Times New Roman" w:cs="Times New Roman"/>
          </w:rPr>
          <w:delText>block</w:delText>
        </w:r>
      </w:del>
      <w:ins w:id="126" w:author="Simon Kiss" w:date="2022-05-26T14:25:00Z">
        <w:r w:rsidR="00FB3145">
          <w:rPr>
            <w:rFonts w:ascii="Times New Roman" w:eastAsia="Calibri" w:hAnsi="Times New Roman" w:cs="Times New Roman"/>
          </w:rPr>
          <w:t>bloc</w:t>
        </w:r>
      </w:ins>
      <w:r w:rsidRPr="006A56AF">
        <w:rPr>
          <w:rFonts w:ascii="Times New Roman" w:eastAsia="Calibri" w:hAnsi="Times New Roman" w:cs="Times New Roman"/>
        </w:rPr>
        <w:t xml:space="preserve">, specifically the NDP and the Liberals, separately? Third, is there evidence that changed relationships affect the potential for </w:t>
      </w:r>
      <w:r w:rsidR="00421010" w:rsidRPr="006A56AF">
        <w:rPr>
          <w:rFonts w:ascii="Times New Roman" w:eastAsia="Calibri" w:hAnsi="Times New Roman" w:cs="Times New Roman"/>
        </w:rPr>
        <w:t>redistribution</w:t>
      </w:r>
      <w:r w:rsidR="00421010">
        <w:rPr>
          <w:rFonts w:ascii="Times New Roman" w:eastAsia="Calibri" w:hAnsi="Times New Roman" w:cs="Times New Roman"/>
          <w:color w:val="498205"/>
        </w:rPr>
        <w:t>?</w:t>
      </w:r>
      <w:r w:rsidRPr="006A56AF">
        <w:rPr>
          <w:rFonts w:ascii="Times New Roman" w:eastAsia="Calibri" w:hAnsi="Times New Roman" w:cs="Times New Roman"/>
        </w:rPr>
        <w:t xml:space="preserve"> These questions work at the interface of the debate between Piketty and Abou-Chadi </w:t>
      </w:r>
      <w:ins w:id="127" w:author="Polacko, Matt (2017)" w:date="2022-05-26T13:25:00Z">
        <w:r w:rsidR="001C1251">
          <w:rPr>
            <w:rFonts w:ascii="Times New Roman" w:eastAsia="Calibri" w:hAnsi="Times New Roman" w:cs="Times New Roman"/>
          </w:rPr>
          <w:t>and</w:t>
        </w:r>
      </w:ins>
      <w:del w:id="128" w:author="Polacko, Matt (2017)" w:date="2022-05-26T13:25:00Z">
        <w:r w:rsidRPr="006A56AF" w:rsidDel="001C1251">
          <w:rPr>
            <w:rFonts w:ascii="Times New Roman" w:eastAsia="Calibri" w:hAnsi="Times New Roman" w:cs="Times New Roman"/>
          </w:rPr>
          <w:delText>&amp;</w:delText>
        </w:r>
      </w:del>
      <w:r w:rsidR="002F665E">
        <w:rPr>
          <w:rFonts w:ascii="Times New Roman" w:eastAsia="Calibri" w:hAnsi="Times New Roman" w:cs="Times New Roman"/>
        </w:rPr>
        <w:t xml:space="preserve"> </w:t>
      </w:r>
      <w:r w:rsidRPr="006A56AF">
        <w:rPr>
          <w:rFonts w:ascii="Times New Roman" w:eastAsia="Calibri" w:hAnsi="Times New Roman" w:cs="Times New Roman"/>
        </w:rPr>
        <w:t xml:space="preserve">Hix. Consistent with the latter, we expect that electoral and party systems are likely to mediate between </w:t>
      </w:r>
      <w:del w:id="129" w:author="Simon Kiss" w:date="2022-05-26T14:26:00Z">
        <w:r w:rsidRPr="006A56AF">
          <w:rPr>
            <w:rFonts w:ascii="Times New Roman" w:eastAsia="Calibri" w:hAnsi="Times New Roman" w:cs="Times New Roman"/>
          </w:rPr>
          <w:delText xml:space="preserve">SES </w:delText>
        </w:r>
      </w:del>
      <w:ins w:id="130" w:author="Simon Kiss" w:date="2022-05-26T14:26:00Z">
        <w:r w:rsidR="00A54326">
          <w:rPr>
            <w:rFonts w:ascii="Times New Roman" w:eastAsia="Calibri" w:hAnsi="Times New Roman" w:cs="Times New Roman"/>
          </w:rPr>
          <w:t>class</w:t>
        </w:r>
        <w:r w:rsidR="00A54326" w:rsidRPr="006A56AF">
          <w:rPr>
            <w:rFonts w:ascii="Times New Roman" w:eastAsia="Calibri" w:hAnsi="Times New Roman" w:cs="Times New Roman"/>
          </w:rPr>
          <w:t xml:space="preserve"> </w:t>
        </w:r>
      </w:ins>
      <w:r w:rsidRPr="006A56AF">
        <w:rPr>
          <w:rFonts w:ascii="Times New Roman" w:eastAsia="Calibri" w:hAnsi="Times New Roman" w:cs="Times New Roman"/>
        </w:rPr>
        <w:t xml:space="preserve">voting and redistributive outcomes. As such, analysis has to go beyond </w:t>
      </w:r>
      <w:ins w:id="131" w:author="Polacko, Matt (2017)" w:date="2022-05-26T13:25:00Z">
        <w:r w:rsidR="001C1251">
          <w:rPr>
            <w:rFonts w:ascii="Times New Roman" w:eastAsia="Calibri" w:hAnsi="Times New Roman" w:cs="Times New Roman"/>
          </w:rPr>
          <w:t>l</w:t>
        </w:r>
      </w:ins>
      <w:del w:id="132" w:author="Polacko, Matt (2017)" w:date="2022-05-26T13:25:00Z">
        <w:r w:rsidRPr="006A56AF" w:rsidDel="001C1251">
          <w:rPr>
            <w:rFonts w:ascii="Times New Roman" w:eastAsia="Calibri" w:hAnsi="Times New Roman" w:cs="Times New Roman"/>
          </w:rPr>
          <w:delText>L</w:delText>
        </w:r>
      </w:del>
      <w:r w:rsidRPr="006A56AF">
        <w:rPr>
          <w:rFonts w:ascii="Times New Roman" w:eastAsia="Calibri" w:hAnsi="Times New Roman" w:cs="Times New Roman"/>
        </w:rPr>
        <w:t xml:space="preserve">eft and </w:t>
      </w:r>
      <w:ins w:id="133" w:author="Simon Kiss" w:date="2022-05-27T11:17:00Z">
        <w:r w:rsidR="005119FA">
          <w:rPr>
            <w:rFonts w:ascii="Times New Roman" w:eastAsia="Calibri" w:hAnsi="Times New Roman" w:cs="Times New Roman"/>
          </w:rPr>
          <w:t>r</w:t>
        </w:r>
      </w:ins>
      <w:ins w:id="134" w:author="Simon Kiss" w:date="2022-05-27T10:53:00Z">
        <w:r w:rsidRPr="006A56AF">
          <w:rPr>
            <w:rFonts w:ascii="Times New Roman" w:eastAsia="Calibri" w:hAnsi="Times New Roman" w:cs="Times New Roman"/>
          </w:rPr>
          <w:t xml:space="preserve">ight </w:t>
        </w:r>
      </w:ins>
      <w:ins w:id="135" w:author="Simon Kiss" w:date="2022-05-26T14:25:00Z">
        <w:r w:rsidR="00FB3145">
          <w:rPr>
            <w:rFonts w:ascii="Times New Roman" w:eastAsia="Calibri" w:hAnsi="Times New Roman" w:cs="Times New Roman"/>
          </w:rPr>
          <w:t>bloc</w:t>
        </w:r>
      </w:ins>
      <w:ins w:id="136" w:author="Simon Kiss" w:date="2022-05-27T10:53:00Z">
        <w:r w:rsidRPr="006A56AF">
          <w:rPr>
            <w:rFonts w:ascii="Times New Roman" w:eastAsia="Calibri" w:hAnsi="Times New Roman" w:cs="Times New Roman"/>
          </w:rPr>
          <w:t>s</w:t>
        </w:r>
      </w:ins>
      <w:ins w:id="137" w:author="Polacko, Matt (2017)" w:date="2022-05-26T13:25:00Z">
        <w:del w:id="138" w:author="Simon Kiss" w:date="2022-05-27T11:17:00Z">
          <w:r w:rsidR="001C1251" w:rsidDel="005119FA">
            <w:rPr>
              <w:rFonts w:ascii="Times New Roman" w:eastAsia="Calibri" w:hAnsi="Times New Roman" w:cs="Times New Roman"/>
            </w:rPr>
            <w:delText>r</w:delText>
          </w:r>
        </w:del>
      </w:ins>
      <w:r w:rsidRPr="006A56AF">
        <w:rPr>
          <w:rFonts w:ascii="Times New Roman" w:eastAsia="Calibri" w:hAnsi="Times New Roman" w:cs="Times New Roman"/>
        </w:rPr>
        <w:t xml:space="preserve"> to consider dynamics within the </w:t>
      </w:r>
      <w:ins w:id="139" w:author="Simon Kiss" w:date="2022-05-27T11:17:00Z">
        <w:r w:rsidR="005119FA">
          <w:rPr>
            <w:rFonts w:ascii="Times New Roman" w:eastAsia="Calibri" w:hAnsi="Times New Roman" w:cs="Times New Roman"/>
          </w:rPr>
          <w:t>l</w:t>
        </w:r>
      </w:ins>
      <w:ins w:id="140" w:author="Simon Kiss" w:date="2022-05-27T10:53:00Z">
        <w:r w:rsidRPr="006A56AF">
          <w:rPr>
            <w:rFonts w:ascii="Times New Roman" w:eastAsia="Calibri" w:hAnsi="Times New Roman" w:cs="Times New Roman"/>
          </w:rPr>
          <w:t xml:space="preserve">eft </w:t>
        </w:r>
      </w:ins>
      <w:del w:id="141" w:author="Simon Kiss" w:date="2022-05-26T14:25:00Z">
        <w:r w:rsidRPr="006A56AF" w:rsidDel="00FB3145">
          <w:rPr>
            <w:rFonts w:ascii="Times New Roman" w:eastAsia="Calibri" w:hAnsi="Times New Roman" w:cs="Times New Roman"/>
          </w:rPr>
          <w:delText>block</w:delText>
        </w:r>
      </w:del>
      <w:ins w:id="142" w:author="Simon Kiss" w:date="2022-05-26T14:25:00Z">
        <w:r w:rsidR="00FB3145">
          <w:rPr>
            <w:rFonts w:ascii="Times New Roman" w:eastAsia="Calibri" w:hAnsi="Times New Roman" w:cs="Times New Roman"/>
          </w:rPr>
          <w:t>bloc</w:t>
        </w:r>
      </w:ins>
      <w:ins w:id="143" w:author="Simon Kiss" w:date="2022-05-27T10:53:00Z">
        <w:r w:rsidRPr="006A56AF">
          <w:rPr>
            <w:rFonts w:ascii="Times New Roman" w:eastAsia="Calibri" w:hAnsi="Times New Roman" w:cs="Times New Roman"/>
          </w:rPr>
          <w:t>.</w:t>
        </w:r>
      </w:ins>
      <w:ins w:id="144" w:author="Polacko, Matt (2017)" w:date="2022-05-26T13:25:00Z">
        <w:del w:id="145" w:author="Simon Kiss" w:date="2022-05-27T11:17:00Z">
          <w:r w:rsidR="001C1251" w:rsidDel="005119FA">
            <w:rPr>
              <w:rFonts w:ascii="Times New Roman" w:eastAsia="Calibri" w:hAnsi="Times New Roman" w:cs="Times New Roman"/>
            </w:rPr>
            <w:delText>l</w:delText>
          </w:r>
        </w:del>
      </w:ins>
      <w:del w:id="146" w:author="Polacko, Matt (2017)" w:date="2022-05-26T13:25:00Z">
        <w:r w:rsidRPr="006A56AF" w:rsidDel="001C1251">
          <w:rPr>
            <w:rFonts w:ascii="Times New Roman" w:eastAsia="Calibri" w:hAnsi="Times New Roman" w:cs="Times New Roman"/>
          </w:rPr>
          <w:delText>L</w:delText>
        </w:r>
      </w:del>
      <w:r w:rsidRPr="006A56AF">
        <w:rPr>
          <w:rFonts w:ascii="Times New Roman" w:eastAsia="Calibri" w:hAnsi="Times New Roman" w:cs="Times New Roman"/>
        </w:rPr>
        <w:t xml:space="preserve"> In so doing, we can go beyond limitations in Abou-Chadi </w:t>
      </w:r>
      <w:ins w:id="147" w:author="Polacko, Matt (2017)" w:date="2022-05-26T13:26:00Z">
        <w:r w:rsidR="001C1251">
          <w:rPr>
            <w:rFonts w:ascii="Times New Roman" w:eastAsia="Calibri" w:hAnsi="Times New Roman" w:cs="Times New Roman"/>
          </w:rPr>
          <w:t>and</w:t>
        </w:r>
      </w:ins>
      <w:del w:id="148" w:author="Polacko, Matt (2017)" w:date="2022-05-26T13:26:00Z">
        <w:r w:rsidRPr="006A56AF" w:rsidDel="001C1251">
          <w:rPr>
            <w:rFonts w:ascii="Times New Roman" w:eastAsia="Calibri" w:hAnsi="Times New Roman" w:cs="Times New Roman"/>
          </w:rPr>
          <w:delText>&amp;</w:delText>
        </w:r>
      </w:del>
      <w:r w:rsidRPr="006A56AF">
        <w:rPr>
          <w:rFonts w:ascii="Times New Roman" w:eastAsia="Calibri" w:hAnsi="Times New Roman" w:cs="Times New Roman"/>
        </w:rPr>
        <w:t xml:space="preserve"> Hix’s work (e.g., not controlling for second dimension issues when testing support for redistribution; not considering party supply), and potentially find variable degrees of support for redistribution among the voters for parties in </w:t>
      </w:r>
      <w:r w:rsidRPr="006A56AF">
        <w:rPr>
          <w:rFonts w:ascii="Times New Roman" w:eastAsia="Calibri" w:hAnsi="Times New Roman" w:cs="Times New Roman"/>
        </w:rPr>
        <w:lastRenderedPageBreak/>
        <w:t xml:space="preserve">the left bloc. </w:t>
      </w:r>
      <w:r w:rsidRPr="00421010">
        <w:rPr>
          <w:rFonts w:ascii="Times New Roman" w:eastAsia="Times New Roman" w:hAnsi="Times New Roman" w:cs="Times New Roman"/>
          <w:color w:val="000000" w:themeColor="text1"/>
        </w:rPr>
        <w:t xml:space="preserve">This study should also interest students of Canadian electoral behaviour for </w:t>
      </w:r>
      <w:r w:rsidRPr="00421010">
        <w:rPr>
          <w:rFonts w:ascii="Times New Roman" w:eastAsia="Calibri" w:hAnsi="Times New Roman" w:cs="Times New Roman"/>
          <w:color w:val="000000" w:themeColor="text1"/>
        </w:rPr>
        <w:t xml:space="preserve">at least two reasons. </w:t>
      </w:r>
    </w:p>
    <w:p w14:paraId="09C33E84" w14:textId="51C19334" w:rsidR="006B1F15" w:rsidRPr="00421010" w:rsidRDefault="14050365" w:rsidP="006A56AF">
      <w:pPr>
        <w:ind w:firstLine="720"/>
        <w:jc w:val="both"/>
        <w:rPr>
          <w:rFonts w:ascii="Times New Roman" w:eastAsia="Times New Roman" w:hAnsi="Times New Roman" w:cs="Times New Roman"/>
          <w:color w:val="000000" w:themeColor="text1"/>
        </w:rPr>
      </w:pPr>
      <w:r w:rsidRPr="00421010">
        <w:rPr>
          <w:rFonts w:ascii="Times New Roman" w:eastAsia="Calibri" w:hAnsi="Times New Roman" w:cs="Times New Roman"/>
          <w:color w:val="000000" w:themeColor="text1"/>
        </w:rPr>
        <w:t xml:space="preserve">First, </w:t>
      </w:r>
      <w:r w:rsidRPr="00421010">
        <w:rPr>
          <w:rFonts w:ascii="Times New Roman" w:eastAsia="Times New Roman" w:hAnsi="Times New Roman" w:cs="Times New Roman"/>
          <w:color w:val="000000" w:themeColor="text1"/>
        </w:rPr>
        <w:t xml:space="preserve">education and income are two highly inter-related </w:t>
      </w:r>
      <w:ins w:id="149" w:author="Simon Kiss" w:date="2022-05-26T14:26:00Z">
        <w:r w:rsidR="002101F3">
          <w:rPr>
            <w:rFonts w:ascii="Times New Roman" w:eastAsia="Times New Roman" w:hAnsi="Times New Roman" w:cs="Times New Roman"/>
            <w:color w:val="000000" w:themeColor="text1"/>
          </w:rPr>
          <w:t xml:space="preserve">yet distinct </w:t>
        </w:r>
      </w:ins>
      <w:del w:id="150" w:author="Simon Kiss" w:date="2022-05-26T14:26:00Z">
        <w:r w:rsidRPr="00421010">
          <w:rPr>
            <w:rFonts w:ascii="Times New Roman" w:eastAsia="Times New Roman" w:hAnsi="Times New Roman" w:cs="Times New Roman"/>
            <w:color w:val="000000" w:themeColor="text1"/>
          </w:rPr>
          <w:delText xml:space="preserve">variables </w:delText>
        </w:r>
      </w:del>
      <w:ins w:id="151" w:author="Simon Kiss" w:date="2022-05-26T14:26:00Z">
        <w:r w:rsidR="002101F3">
          <w:rPr>
            <w:rFonts w:ascii="Times New Roman" w:eastAsia="Times New Roman" w:hAnsi="Times New Roman" w:cs="Times New Roman"/>
            <w:color w:val="000000" w:themeColor="text1"/>
          </w:rPr>
          <w:t>dimensions of social class</w:t>
        </w:r>
        <w:r w:rsidR="002101F3" w:rsidRPr="00421010">
          <w:rPr>
            <w:rFonts w:ascii="Times New Roman" w:eastAsia="Times New Roman" w:hAnsi="Times New Roman" w:cs="Times New Roman"/>
            <w:color w:val="000000" w:themeColor="text1"/>
          </w:rPr>
          <w:t xml:space="preserve"> </w:t>
        </w:r>
      </w:ins>
      <w:r w:rsidRPr="00421010">
        <w:rPr>
          <w:rFonts w:ascii="Times New Roman" w:eastAsia="Times New Roman" w:hAnsi="Times New Roman" w:cs="Times New Roman"/>
          <w:color w:val="000000" w:themeColor="text1"/>
        </w:rPr>
        <w:t>whose effects are rarely analyzed together, especially in the Canadian context. Second, by pairing Canadian Election Study (CES) data set with party manifesto data we can best analyze the dynamic links between political demand and supply, which are rarely investigated together.</w:t>
      </w:r>
    </w:p>
    <w:p w14:paraId="23C94513" w14:textId="01F5BE09" w:rsidR="00646B77" w:rsidRPr="00626A52" w:rsidRDefault="14050365" w:rsidP="00626A52">
      <w:pPr>
        <w:jc w:val="both"/>
        <w:rPr>
          <w:rFonts w:ascii="Times New Roman" w:hAnsi="Times New Roman" w:cs="Times New Roman"/>
        </w:rPr>
      </w:pPr>
      <w:r w:rsidRPr="006A56AF">
        <w:rPr>
          <w:rFonts w:ascii="Times New Roman" w:eastAsia="Times New Roman" w:hAnsi="Times New Roman" w:cs="Times New Roman"/>
        </w:rPr>
        <w:t xml:space="preserve"> </w:t>
      </w:r>
      <w:r w:rsidR="006A56AF">
        <w:rPr>
          <w:rFonts w:ascii="Times New Roman" w:hAnsi="Times New Roman" w:cs="Times New Roman"/>
        </w:rPr>
        <w:tab/>
      </w:r>
      <w:r w:rsidRPr="00626A52">
        <w:rPr>
          <w:rFonts w:ascii="Times New Roman" w:hAnsi="Times New Roman" w:cs="Times New Roman"/>
        </w:rPr>
        <w:t xml:space="preserve">We develop five main conclusions. First, we find strong support for an increasing education cleavage, previously documented cross-nationally by (Gethin, Martínez-Toledano and Piketty 2022; </w:t>
      </w:r>
      <w:del w:id="152" w:author="Polacko, Matt (2017)" w:date="2022-05-26T13:26:00Z">
        <w:r w:rsidRPr="00626A52" w:rsidDel="001C1251">
          <w:rPr>
            <w:rFonts w:ascii="Times New Roman" w:hAnsi="Times New Roman" w:cs="Times New Roman"/>
          </w:rPr>
          <w:delText xml:space="preserve">Kitschelt 1994; </w:delText>
        </w:r>
      </w:del>
      <w:proofErr w:type="spellStart"/>
      <w:r w:rsidRPr="00626A52">
        <w:rPr>
          <w:rFonts w:ascii="Times New Roman" w:hAnsi="Times New Roman" w:cs="Times New Roman"/>
        </w:rPr>
        <w:t>Houtman</w:t>
      </w:r>
      <w:proofErr w:type="spellEnd"/>
      <w:r w:rsidRPr="00626A52">
        <w:rPr>
          <w:rFonts w:ascii="Times New Roman" w:hAnsi="Times New Roman" w:cs="Times New Roman"/>
          <w:noProof/>
        </w:rPr>
        <w:t>, Achterberg, and Derks</w:t>
      </w:r>
      <w:r w:rsidRPr="00626A52">
        <w:rPr>
          <w:rFonts w:ascii="Times New Roman" w:hAnsi="Times New Roman" w:cs="Times New Roman"/>
        </w:rPr>
        <w:t xml:space="preserve"> 2009; </w:t>
      </w:r>
      <w:proofErr w:type="spellStart"/>
      <w:r w:rsidR="001C1251" w:rsidRPr="00626A52">
        <w:rPr>
          <w:rFonts w:ascii="Times New Roman" w:hAnsi="Times New Roman" w:cs="Times New Roman"/>
        </w:rPr>
        <w:t>Kitschelt</w:t>
      </w:r>
      <w:proofErr w:type="spellEnd"/>
      <w:r w:rsidR="001C1251" w:rsidRPr="00626A52">
        <w:rPr>
          <w:rFonts w:ascii="Times New Roman" w:hAnsi="Times New Roman" w:cs="Times New Roman"/>
        </w:rPr>
        <w:t xml:space="preserve"> 1994; </w:t>
      </w:r>
      <w:r w:rsidRPr="00626A52">
        <w:rPr>
          <w:rFonts w:ascii="Times New Roman" w:hAnsi="Times New Roman" w:cs="Times New Roman"/>
        </w:rPr>
        <w:t xml:space="preserve">Piketty 2020). This has led to a striking divergence between the effect that education and income has on party voting. Now people with high incomes continue to vote for the right while people with higher levels of education have shifted to the left. </w:t>
      </w:r>
    </w:p>
    <w:p w14:paraId="08E3C4D5" w14:textId="16DDB063" w:rsidR="00646B77" w:rsidRPr="00626A52" w:rsidRDefault="14050365" w:rsidP="00626A52">
      <w:pPr>
        <w:pStyle w:val="xmsonormal"/>
        <w:spacing w:before="0" w:beforeAutospacing="0" w:after="0" w:afterAutospacing="0"/>
        <w:ind w:firstLine="720"/>
        <w:jc w:val="both"/>
      </w:pPr>
      <w:r w:rsidRPr="00626A52">
        <w:t xml:space="preserve">Second, we find </w:t>
      </w:r>
      <w:del w:id="153" w:author="Simon Kiss" w:date="2022-05-26T14:27:00Z">
        <w:r w:rsidRPr="00626A52">
          <w:delText>that the SES divide cannot be adequately analyzed by looking at Piketty et al’s binary left and a right bloc</w:delText>
        </w:r>
      </w:del>
      <w:ins w:id="154" w:author="Simon Kiss" w:date="2022-05-26T14:27:00Z">
        <w:r w:rsidR="002101F3">
          <w:t xml:space="preserve">Piketty et al.’s method of </w:t>
        </w:r>
      </w:ins>
      <w:r w:rsidRPr="00626A52">
        <w:t xml:space="preserve"> because </w:t>
      </w:r>
      <w:del w:id="155" w:author="Simon Kiss" w:date="2022-05-26T14:32:00Z">
        <w:r w:rsidRPr="00626A52">
          <w:delText xml:space="preserve">both </w:delText>
        </w:r>
      </w:del>
      <w:ins w:id="156" w:author="Simon Kiss" w:date="2022-05-26T14:32:00Z">
        <w:r w:rsidR="00A94F80">
          <w:t xml:space="preserve">neither </w:t>
        </w:r>
      </w:ins>
      <w:r w:rsidRPr="00626A52">
        <w:t xml:space="preserve">parties </w:t>
      </w:r>
      <w:del w:id="157" w:author="Simon Kiss" w:date="2022-05-26T14:32:00Z">
        <w:r w:rsidRPr="00626A52">
          <w:delText xml:space="preserve">and </w:delText>
        </w:r>
      </w:del>
      <w:ins w:id="158" w:author="Simon Kiss" w:date="2022-05-26T14:32:00Z">
        <w:r w:rsidR="00A94F80">
          <w:t>nor</w:t>
        </w:r>
        <w:r w:rsidR="00A94F80" w:rsidRPr="00626A52">
          <w:t xml:space="preserve"> </w:t>
        </w:r>
      </w:ins>
      <w:r w:rsidRPr="00626A52">
        <w:t xml:space="preserve">their voters do not fit neatly into either bloc. While increasing party system fragmentation is a key reason for this incongruity, despite being a majoritarian system, the left/right bloc framework has always been ill-suited to Canada’s “two-and-a-half” party system (Johnston 2017). This paper shows that disaggregating the left </w:t>
      </w:r>
      <w:del w:id="159" w:author="Simon Kiss" w:date="2022-05-26T14:25:00Z">
        <w:r w:rsidRPr="00626A52">
          <w:delText>block</w:delText>
        </w:r>
      </w:del>
      <w:ins w:id="160" w:author="Simon Kiss" w:date="2022-05-26T14:25:00Z">
        <w:r w:rsidR="00FB3145">
          <w:t>bloc</w:t>
        </w:r>
      </w:ins>
      <w:r w:rsidRPr="00626A52">
        <w:t xml:space="preserve"> between the Liberal Party and NDP yields substantively different results for Canada. Both higher income and degree holders are much more likely to vote for the Liberals, whereas the NDP is increasingly attracting lower income voters. Third, we find evidence </w:t>
      </w:r>
      <w:proofErr w:type="gramStart"/>
      <w:r w:rsidRPr="00626A52">
        <w:t>similar to</w:t>
      </w:r>
      <w:proofErr w:type="gramEnd"/>
      <w:r w:rsidRPr="00626A52">
        <w:t xml:space="preserve"> Abou-Chadi and Hix (2021), that educated voters who vote for the left are supportive of redistribution. However, it is NDP voters that are driving this support, as redistributive degree holders are significantly more likely to vote NDP</w:t>
      </w:r>
      <w:ins w:id="161" w:author="Simon Kiss" w:date="2022-05-26T14:30:00Z">
        <w:r w:rsidR="00060B07">
          <w:t xml:space="preserve">, but the same does not hold for the </w:t>
        </w:r>
      </w:ins>
      <w:ins w:id="162" w:author="Simon Kiss" w:date="2022-05-26T14:31:00Z">
        <w:r w:rsidR="00060B07">
          <w:t>Liberals.</w:t>
        </w:r>
      </w:ins>
      <w:del w:id="163" w:author="Simon Kiss" w:date="2022-05-26T14:30:00Z">
        <w:r w:rsidRPr="00626A52">
          <w:delText>.</w:delText>
        </w:r>
      </w:del>
      <w:r w:rsidRPr="00626A52">
        <w:t xml:space="preserve"> </w:t>
      </w:r>
    </w:p>
    <w:p w14:paraId="6EF4F47F" w14:textId="5EEB0F38" w:rsidR="00CF73A7" w:rsidDel="00792C8F" w:rsidRDefault="14050365" w:rsidP="00626A52">
      <w:pPr>
        <w:pStyle w:val="xmsonormal"/>
        <w:spacing w:before="0" w:beforeAutospacing="0" w:after="0" w:afterAutospacing="0"/>
        <w:ind w:firstLine="720"/>
        <w:jc w:val="both"/>
        <w:rPr>
          <w:del w:id="164" w:author="Polacko, Matt (2017)" w:date="2022-05-26T17:36:00Z"/>
        </w:rPr>
      </w:pPr>
      <w:r>
        <w:t>Fourth, Piketty et al.’s multi-elite party system thesis is motivated by a concern that the changing educational cleavage has had a weakening effect on the capacity of left parties to focus on redistribution</w:t>
      </w:r>
      <w:ins w:id="165" w:author="Polacko, Matt (2017)" w:date="2022-05-26T17:30:00Z">
        <w:r w:rsidR="002C4734">
          <w:t>. B</w:t>
        </w:r>
      </w:ins>
      <w:del w:id="166" w:author="Polacko, Matt (2017)" w:date="2022-05-26T17:30:00Z">
        <w:r w:rsidDel="002C4734">
          <w:delText>, b</w:delText>
        </w:r>
      </w:del>
      <w:r>
        <w:t xml:space="preserve">uilding on this, we uncover evidence that </w:t>
      </w:r>
      <w:ins w:id="167" w:author="Polacko, Matt (2017)" w:date="2022-05-26T18:20:00Z">
        <w:r w:rsidR="00F018C7">
          <w:t>the party system has gradually privileged socio-cultural issues over economic ones</w:t>
        </w:r>
      </w:ins>
      <w:ins w:id="168" w:author="Polacko, Matt (2017)" w:date="2022-05-26T18:21:00Z">
        <w:r w:rsidR="00F018C7">
          <w:t>, and the</w:t>
        </w:r>
      </w:ins>
      <w:del w:id="169" w:author="Polacko, Matt (2017)" w:date="2022-05-26T18:21:00Z">
        <w:r w:rsidDel="00F018C7">
          <w:delText>the</w:delText>
        </w:r>
      </w:del>
      <w:ins w:id="170" w:author="Matt Polacko" w:date="2022-05-27T10:53:00Z">
        <w:r>
          <w:t xml:space="preserve"> </w:t>
        </w:r>
      </w:ins>
      <w:r>
        <w:t xml:space="preserve">Liberal Party </w:t>
      </w:r>
      <w:ins w:id="171" w:author="Polacko, Matt (2017)" w:date="2022-05-26T18:21:00Z">
        <w:r w:rsidR="00F018C7">
          <w:t xml:space="preserve">stands out </w:t>
        </w:r>
      </w:ins>
      <w:del w:id="172" w:author="Polacko, Matt (2017)" w:date="2022-05-26T18:21:00Z">
        <w:r w:rsidDel="00F018C7">
          <w:delText>h</w:delText>
        </w:r>
      </w:del>
      <w:r>
        <w:t>as</w:t>
      </w:r>
      <w:del w:id="173" w:author="Polacko, Matt (2017)" w:date="2022-05-26T18:21:00Z">
        <w:r w:rsidDel="00F018C7">
          <w:delText xml:space="preserve"> only</w:delText>
        </w:r>
      </w:del>
      <w:r>
        <w:t xml:space="preserve"> </w:t>
      </w:r>
      <w:del w:id="174" w:author="Matt Polacko" w:date="2022-05-27T10:53:00Z">
        <w:r>
          <w:delText>adopted</w:delText>
        </w:r>
      </w:del>
      <w:ins w:id="175" w:author="Matt Polacko" w:date="2022-05-27T10:53:00Z">
        <w:r>
          <w:t>adopt</w:t>
        </w:r>
      </w:ins>
      <w:ins w:id="176" w:author="Polacko, Matt (2017)" w:date="2022-05-26T18:21:00Z">
        <w:r w:rsidR="00F018C7">
          <w:t>ing</w:t>
        </w:r>
      </w:ins>
      <w:del w:id="177" w:author="Polacko, Matt (2017)" w:date="2022-05-26T18:21:00Z">
        <w:r w:rsidDel="00F018C7">
          <w:delText>ed</w:delText>
        </w:r>
      </w:del>
      <w:r>
        <w:t xml:space="preserve"> leftist policy offerings on the socio-cultural dimension, while remaining largely centrist on the economic dimension, which is out of sync with the economic preferences of its voters, including degree holders. Fifth, in line with the existing literature, we find support for the emergence of a multi-elite party system in Canada overall, although it differs in composition from the one detailed by Piketty et al., as disentangling the NDP from the Liberals when analyzing political demand and supply, reveals that the characterization holds well for the Liberals and right bloc, but not for the NDP, which is the essential “half,’ in Canada’s unique “two-and-a-half” party system.</w:t>
      </w:r>
    </w:p>
    <w:p w14:paraId="567686CD" w14:textId="77777777" w:rsidR="00C26869" w:rsidRPr="005875AB" w:rsidRDefault="00C26869" w:rsidP="00384CA8">
      <w:pPr>
        <w:pStyle w:val="xmsonormal"/>
        <w:spacing w:before="0" w:beforeAutospacing="0" w:after="0" w:afterAutospacing="0"/>
        <w:ind w:firstLine="720"/>
        <w:jc w:val="both"/>
      </w:pPr>
    </w:p>
    <w:p w14:paraId="3A145FB4" w14:textId="7C413E27" w:rsidR="00CB7473" w:rsidRPr="005875AB" w:rsidRDefault="00CB7473" w:rsidP="00626A52">
      <w:pPr>
        <w:pStyle w:val="Heading1"/>
      </w:pPr>
      <w:r w:rsidRPr="005875AB">
        <w:t>THEORY</w:t>
      </w:r>
    </w:p>
    <w:p w14:paraId="6DFA6004" w14:textId="10408384" w:rsidR="003A1674" w:rsidRPr="005875AB" w:rsidRDefault="003A1674" w:rsidP="00DD538A">
      <w:pPr>
        <w:pStyle w:val="NormalWeb"/>
        <w:spacing w:before="0" w:beforeAutospacing="0" w:after="0" w:afterAutospacing="0"/>
        <w:jc w:val="both"/>
      </w:pPr>
    </w:p>
    <w:p w14:paraId="6B6A6DBD" w14:textId="60C4CB49" w:rsidR="00DF0BCB" w:rsidRPr="00B0105C" w:rsidRDefault="14050365" w:rsidP="00DD538A">
      <w:pPr>
        <w:jc w:val="both"/>
        <w:rPr>
          <w:rFonts w:ascii="Times New Roman" w:hAnsi="Times New Roman" w:cs="Times New Roman"/>
        </w:rPr>
      </w:pPr>
      <w:r w:rsidRPr="14050365">
        <w:rPr>
          <w:rFonts w:ascii="Times New Roman" w:hAnsi="Times New Roman" w:cs="Times New Roman"/>
        </w:rPr>
        <w:t xml:space="preserve">In </w:t>
      </w:r>
      <w:proofErr w:type="gramStart"/>
      <w:r w:rsidRPr="14050365">
        <w:rPr>
          <w:rFonts w:ascii="Times New Roman" w:hAnsi="Times New Roman" w:cs="Times New Roman"/>
        </w:rPr>
        <w:t>a number of</w:t>
      </w:r>
      <w:proofErr w:type="gramEnd"/>
      <w:r w:rsidRPr="14050365">
        <w:rPr>
          <w:rFonts w:ascii="Times New Roman" w:hAnsi="Times New Roman" w:cs="Times New Roman"/>
        </w:rPr>
        <w:t xml:space="preserve"> recent publications, Thomas Piketty and his co-authors advance the argument that the nature of electoral politics has changed as a result of the development of an educational cleavage. While postwar politics in many countries involved alternation between the parties of the economic elite and pro-redistribution parties representing the low-paid and low-educated, the effects of income and education have </w:t>
      </w:r>
      <w:ins w:id="178" w:author="Polacko, Matt (2017)" w:date="2022-05-26T13:27:00Z">
        <w:r w:rsidR="00923BA9">
          <w:rPr>
            <w:rFonts w:ascii="Times New Roman" w:hAnsi="Times New Roman" w:cs="Times New Roman"/>
          </w:rPr>
          <w:t xml:space="preserve">since </w:t>
        </w:r>
      </w:ins>
      <w:r w:rsidRPr="14050365">
        <w:rPr>
          <w:rFonts w:ascii="Times New Roman" w:hAnsi="Times New Roman" w:cs="Times New Roman"/>
        </w:rPr>
        <w:t>become disconnected</w:t>
      </w:r>
      <w:del w:id="179" w:author="Polacko, Matt (2017)" w:date="2022-05-26T13:27:00Z">
        <w:r w:rsidRPr="14050365" w:rsidDel="00923BA9">
          <w:rPr>
            <w:rFonts w:ascii="Times New Roman" w:hAnsi="Times New Roman" w:cs="Times New Roman"/>
          </w:rPr>
          <w:delText xml:space="preserve"> since</w:delText>
        </w:r>
      </w:del>
      <w:r w:rsidRPr="14050365">
        <w:rPr>
          <w:rFonts w:ascii="Times New Roman" w:hAnsi="Times New Roman" w:cs="Times New Roman"/>
        </w:rPr>
        <w:t xml:space="preserve">.  High income voters have continued to vote for the right, but the highly educated have shifted to the left. The result is to have alternation between parties of the economic elite and parties of the educated elite. Piketty and his co-authors consider this to be the emergence of a “multi-elite” system, which they sometimes characterize as the “Merchant right” and the “Brahmin </w:t>
      </w:r>
      <w:del w:id="180" w:author="Polacko, Matt (2017)" w:date="2022-05-26T13:27:00Z">
        <w:r w:rsidRPr="14050365" w:rsidDel="00923BA9">
          <w:rPr>
            <w:rFonts w:ascii="Times New Roman" w:hAnsi="Times New Roman" w:cs="Times New Roman"/>
          </w:rPr>
          <w:delText xml:space="preserve"> </w:delText>
        </w:r>
      </w:del>
      <w:r w:rsidRPr="14050365">
        <w:rPr>
          <w:rFonts w:ascii="Times New Roman" w:hAnsi="Times New Roman" w:cs="Times New Roman"/>
        </w:rPr>
        <w:t>Left” (</w:t>
      </w:r>
      <w:proofErr w:type="gramStart"/>
      <w:r w:rsidRPr="14050365">
        <w:rPr>
          <w:rFonts w:ascii="Times New Roman" w:hAnsi="Times New Roman" w:cs="Times New Roman"/>
        </w:rPr>
        <w:t>e.g.</w:t>
      </w:r>
      <w:proofErr w:type="gramEnd"/>
      <w:r w:rsidRPr="14050365">
        <w:rPr>
          <w:rFonts w:ascii="Times New Roman" w:hAnsi="Times New Roman" w:cs="Times New Roman"/>
        </w:rPr>
        <w:t xml:space="preserve"> </w:t>
      </w:r>
      <w:r w:rsidRPr="14050365">
        <w:rPr>
          <w:rFonts w:ascii="Times New Roman" w:eastAsia="Times New Roman" w:hAnsi="Times New Roman" w:cs="Times New Roman"/>
        </w:rPr>
        <w:t xml:space="preserve">Gethin, Martínez-Toledano and Piketty </w:t>
      </w:r>
      <w:r w:rsidRPr="14050365">
        <w:rPr>
          <w:rFonts w:ascii="Times New Roman" w:hAnsi="Times New Roman" w:cs="Times New Roman"/>
        </w:rPr>
        <w:t>2022: 3; Piketty 2020).</w:t>
      </w:r>
    </w:p>
    <w:p w14:paraId="442740C0" w14:textId="013E3E76" w:rsidR="005E2881" w:rsidRPr="00B0105C" w:rsidRDefault="6FAFCB44" w:rsidP="00C01438">
      <w:pPr>
        <w:ind w:firstLine="720"/>
        <w:jc w:val="both"/>
        <w:rPr>
          <w:rFonts w:ascii="Times New Roman" w:hAnsi="Times New Roman" w:cs="Times New Roman"/>
          <w:i/>
          <w:iCs/>
        </w:rPr>
      </w:pPr>
      <w:del w:id="181" w:author="Simon Kiss" w:date="2022-05-26T14:32:00Z">
        <w:r w:rsidRPr="00B0105C">
          <w:rPr>
            <w:rFonts w:ascii="Times New Roman" w:hAnsi="Times New Roman" w:cs="Times New Roman"/>
          </w:rPr>
          <w:lastRenderedPageBreak/>
          <w:delText xml:space="preserve">Given their assumptions that party elites have </w:delText>
        </w:r>
        <w:r w:rsidRPr="6FAFCB44">
          <w:rPr>
            <w:rFonts w:ascii="Times New Roman" w:hAnsi="Times New Roman" w:cs="Times New Roman"/>
          </w:rPr>
          <w:delText xml:space="preserve">the </w:delText>
        </w:r>
        <w:r w:rsidRPr="00B0105C">
          <w:rPr>
            <w:rFonts w:ascii="Times New Roman" w:hAnsi="Times New Roman" w:cs="Times New Roman"/>
          </w:rPr>
          <w:delText xml:space="preserve">greater influence on political programs and policies, the rise of the Brahmin </w:delText>
        </w:r>
        <w:r w:rsidRPr="6FAFCB44">
          <w:rPr>
            <w:rFonts w:ascii="Times New Roman" w:hAnsi="Times New Roman" w:cs="Times New Roman"/>
          </w:rPr>
          <w:delText>L</w:delText>
        </w:r>
        <w:r w:rsidRPr="00B0105C">
          <w:rPr>
            <w:rFonts w:ascii="Times New Roman" w:hAnsi="Times New Roman" w:cs="Times New Roman"/>
          </w:rPr>
          <w:delText>eft has implications for redistribution</w:delText>
        </w:r>
      </w:del>
      <w:ins w:id="182" w:author="Simon Kiss" w:date="2022-05-26T14:32:00Z">
        <w:r w:rsidR="00B01663">
          <w:rPr>
            <w:rFonts w:ascii="Times New Roman" w:hAnsi="Times New Roman" w:cs="Times New Roman"/>
          </w:rPr>
          <w:t>According to Piketty et al.</w:t>
        </w:r>
      </w:ins>
      <w:ins w:id="183" w:author="Simon Kiss" w:date="2022-05-26T14:33:00Z">
        <w:r w:rsidR="00B01663">
          <w:rPr>
            <w:rFonts w:ascii="Times New Roman" w:hAnsi="Times New Roman" w:cs="Times New Roman"/>
          </w:rPr>
          <w:t xml:space="preserve"> this has consequences for the potential of redistributive politics because a </w:t>
        </w:r>
      </w:ins>
      <w:del w:id="184" w:author="Simon Kiss" w:date="2022-05-26T14:33:00Z">
        <w:r w:rsidRPr="00B0105C" w:rsidDel="00B01663">
          <w:rPr>
            <w:rFonts w:ascii="Times New Roman" w:hAnsi="Times New Roman" w:cs="Times New Roman"/>
          </w:rPr>
          <w:delText>.</w:delText>
        </w:r>
      </w:del>
      <w:del w:id="185" w:author="Simon Kiss" w:date="2022-05-27T10:53:00Z">
        <w:r w:rsidRPr="00B0105C">
          <w:rPr>
            <w:rFonts w:ascii="Times New Roman" w:hAnsi="Times New Roman" w:cs="Times New Roman"/>
          </w:rPr>
          <w:delText>.</w:delText>
        </w:r>
      </w:del>
      <w:del w:id="186" w:author="Simon Kiss" w:date="2022-05-26T14:33:00Z">
        <w:r w:rsidRPr="00B0105C">
          <w:rPr>
            <w:rFonts w:ascii="Times New Roman" w:hAnsi="Times New Roman" w:cs="Times New Roman"/>
          </w:rPr>
          <w:delText xml:space="preserve"> A </w:delText>
        </w:r>
      </w:del>
      <w:r w:rsidRPr="00B0105C">
        <w:rPr>
          <w:rFonts w:ascii="Times New Roman" w:hAnsi="Times New Roman" w:cs="Times New Roman"/>
        </w:rPr>
        <w:t xml:space="preserve">Brahmin </w:t>
      </w:r>
      <w:r w:rsidRPr="6FAFCB44">
        <w:rPr>
          <w:rFonts w:ascii="Times New Roman" w:hAnsi="Times New Roman" w:cs="Times New Roman"/>
        </w:rPr>
        <w:t>L</w:t>
      </w:r>
      <w:r w:rsidRPr="00B0105C">
        <w:rPr>
          <w:rFonts w:ascii="Times New Roman" w:hAnsi="Times New Roman" w:cs="Times New Roman"/>
        </w:rPr>
        <w:t xml:space="preserve">eft presumably embraces investments in human capital and meritocratic ideals of deservingness over redistribution </w:t>
      </w:r>
      <w:proofErr w:type="spellStart"/>
      <w:r w:rsidRPr="00B0105C">
        <w:rPr>
          <w:rFonts w:ascii="Times New Roman" w:hAnsi="Times New Roman" w:cs="Times New Roman"/>
          <w:i/>
          <w:iCs/>
        </w:rPr>
        <w:t>stricto</w:t>
      </w:r>
      <w:proofErr w:type="spellEnd"/>
      <w:r w:rsidRPr="00B0105C">
        <w:rPr>
          <w:rFonts w:ascii="Times New Roman" w:hAnsi="Times New Roman" w:cs="Times New Roman"/>
          <w:i/>
          <w:iCs/>
        </w:rPr>
        <w:t xml:space="preserve"> </w:t>
      </w:r>
      <w:proofErr w:type="spellStart"/>
      <w:r w:rsidRPr="00B0105C">
        <w:rPr>
          <w:rFonts w:ascii="Times New Roman" w:hAnsi="Times New Roman" w:cs="Times New Roman"/>
          <w:i/>
          <w:iCs/>
        </w:rPr>
        <w:t>sensu</w:t>
      </w:r>
      <w:proofErr w:type="spellEnd"/>
      <w:r w:rsidRPr="00B0105C">
        <w:rPr>
          <w:rFonts w:ascii="Times New Roman" w:hAnsi="Times New Roman" w:cs="Times New Roman"/>
          <w:i/>
          <w:iCs/>
        </w:rPr>
        <w:t>.</w:t>
      </w:r>
      <w:r w:rsidRPr="6FAFCB44">
        <w:rPr>
          <w:rFonts w:ascii="Times New Roman" w:hAnsi="Times New Roman" w:cs="Times New Roman"/>
          <w:i/>
          <w:iCs/>
        </w:rPr>
        <w:t xml:space="preserve"> </w:t>
      </w:r>
      <w:r w:rsidRPr="6FAFCB44">
        <w:rPr>
          <w:rFonts w:ascii="Times New Roman" w:hAnsi="Times New Roman" w:cs="Times New Roman"/>
        </w:rPr>
        <w:t xml:space="preserve">Less well-off voters come to see these parties as “defending primarily the winners of the higher education competition” </w:t>
      </w:r>
      <w:del w:id="187" w:author="Polacko, Matt (2017)" w:date="2022-05-26T13:27:00Z">
        <w:r w:rsidRPr="6FAFCB44" w:rsidDel="00923BA9">
          <w:rPr>
            <w:rFonts w:ascii="Times New Roman" w:hAnsi="Times New Roman" w:cs="Times New Roman"/>
          </w:rPr>
          <w:delText>(</w:delText>
        </w:r>
        <w:r w:rsidRPr="6FAFCB44" w:rsidDel="00923BA9">
          <w:rPr>
            <w:rFonts w:ascii="Times New Roman" w:eastAsia="Times New Roman" w:hAnsi="Times New Roman" w:cs="Times New Roman"/>
          </w:rPr>
          <w:delText xml:space="preserve">Gethin, Martínez-Toledano and Piketty </w:delText>
        </w:r>
        <w:r w:rsidRPr="00B0105C" w:rsidDel="00923BA9">
          <w:rPr>
            <w:rFonts w:ascii="Times New Roman" w:hAnsi="Times New Roman" w:cs="Times New Roman"/>
          </w:rPr>
          <w:delText>2022</w:delText>
        </w:r>
        <w:r w:rsidRPr="6FAFCB44" w:rsidDel="00923BA9">
          <w:rPr>
            <w:rFonts w:ascii="Times New Roman" w:hAnsi="Times New Roman" w:cs="Times New Roman"/>
          </w:rPr>
          <w:delText xml:space="preserve">: 4) </w:delText>
        </w:r>
      </w:del>
      <w:r w:rsidRPr="6FAFCB44">
        <w:rPr>
          <w:rFonts w:ascii="Times New Roman" w:hAnsi="Times New Roman" w:cs="Times New Roman"/>
        </w:rPr>
        <w:t>and may defect to the right bloc</w:t>
      </w:r>
      <w:del w:id="188" w:author="Matt Polacko" w:date="2022-05-27T10:53:00Z">
        <w:r w:rsidRPr="6FAFCB44">
          <w:rPr>
            <w:rFonts w:ascii="Times New Roman" w:hAnsi="Times New Roman" w:cs="Times New Roman"/>
          </w:rPr>
          <w:delText>.</w:delText>
        </w:r>
      </w:del>
      <w:ins w:id="189" w:author="Polacko, Matt (2017)" w:date="2022-05-26T13:28:00Z">
        <w:r w:rsidR="00923BA9">
          <w:rPr>
            <w:rFonts w:ascii="Times New Roman" w:hAnsi="Times New Roman" w:cs="Times New Roman"/>
          </w:rPr>
          <w:t xml:space="preserve"> </w:t>
        </w:r>
        <w:r w:rsidR="00923BA9" w:rsidRPr="6FAFCB44">
          <w:rPr>
            <w:rFonts w:ascii="Times New Roman" w:hAnsi="Times New Roman" w:cs="Times New Roman"/>
          </w:rPr>
          <w:t>(</w:t>
        </w:r>
        <w:r w:rsidR="00923BA9" w:rsidRPr="6FAFCB44">
          <w:rPr>
            <w:rFonts w:ascii="Times New Roman" w:eastAsia="Times New Roman" w:hAnsi="Times New Roman" w:cs="Times New Roman"/>
          </w:rPr>
          <w:t>Gethin, Martínez-Toledano</w:t>
        </w:r>
        <w:r w:rsidR="00923BA9">
          <w:rPr>
            <w:rFonts w:ascii="Times New Roman" w:eastAsia="Times New Roman" w:hAnsi="Times New Roman" w:cs="Times New Roman"/>
          </w:rPr>
          <w:t>,</w:t>
        </w:r>
        <w:r w:rsidR="00923BA9" w:rsidRPr="6FAFCB44">
          <w:rPr>
            <w:rFonts w:ascii="Times New Roman" w:eastAsia="Times New Roman" w:hAnsi="Times New Roman" w:cs="Times New Roman"/>
          </w:rPr>
          <w:t xml:space="preserve"> and Piketty </w:t>
        </w:r>
        <w:r w:rsidR="00923BA9" w:rsidRPr="00B0105C">
          <w:rPr>
            <w:rFonts w:ascii="Times New Roman" w:hAnsi="Times New Roman" w:cs="Times New Roman"/>
          </w:rPr>
          <w:t>2022</w:t>
        </w:r>
        <w:r w:rsidR="00923BA9" w:rsidRPr="6FAFCB44">
          <w:rPr>
            <w:rFonts w:ascii="Times New Roman" w:hAnsi="Times New Roman" w:cs="Times New Roman"/>
          </w:rPr>
          <w:t>: 4)</w:t>
        </w:r>
      </w:ins>
      <w:ins w:id="190" w:author="Matt Polacko" w:date="2022-05-27T10:53:00Z">
        <w:r w:rsidRPr="6FAFCB44">
          <w:rPr>
            <w:rFonts w:ascii="Times New Roman" w:hAnsi="Times New Roman" w:cs="Times New Roman"/>
          </w:rPr>
          <w:t>.</w:t>
        </w:r>
      </w:ins>
      <w:r w:rsidRPr="6FAFCB44">
        <w:rPr>
          <w:rFonts w:ascii="Times New Roman" w:hAnsi="Times New Roman" w:cs="Times New Roman"/>
        </w:rPr>
        <w:t xml:space="preserve"> In the process, the system ceases to offer a robust economic redistributive option: this is not a priority for a Brahmin Left, while the “Merchant Right” can ignore working-class preferences for redistribution if it succeeds on winning their votes with cultural or nativist appeals.</w:t>
      </w:r>
      <w:r w:rsidRPr="00B0105C">
        <w:rPr>
          <w:rFonts w:ascii="Times New Roman" w:hAnsi="Times New Roman" w:cs="Times New Roman"/>
        </w:rPr>
        <w:t xml:space="preserve"> </w:t>
      </w:r>
      <w:r w:rsidR="005E2881" w:rsidRPr="00B0105C">
        <w:rPr>
          <w:rFonts w:ascii="Times New Roman" w:hAnsi="Times New Roman" w:cs="Times New Roman"/>
        </w:rPr>
        <w:t>In this story, the growing disconnection between income and education as determinants of vote choice is driven by political supply. While “the correlation between parties’ income gradient and their position on the economic-distributive dimension has remained very stable” over the past half century, the correlation “between the educational dimension and the parties’ position on the sociocultural axis has dramatically increased” (</w:t>
      </w:r>
      <w:r w:rsidR="14050365" w:rsidRPr="14050365">
        <w:rPr>
          <w:rFonts w:ascii="Times New Roman" w:hAnsi="Times New Roman" w:cs="Times New Roman"/>
        </w:rPr>
        <w:t>ibid</w:t>
      </w:r>
      <w:r w:rsidR="005E2881" w:rsidRPr="00B0105C">
        <w:rPr>
          <w:rFonts w:ascii="Times New Roman" w:hAnsi="Times New Roman" w:cs="Times New Roman"/>
        </w:rPr>
        <w:t>).</w:t>
      </w:r>
    </w:p>
    <w:p w14:paraId="6C144097" w14:textId="28D07B49" w:rsidR="005E2881" w:rsidRPr="00B0105C" w:rsidRDefault="005E2881" w:rsidP="00DD538A">
      <w:pPr>
        <w:jc w:val="both"/>
        <w:rPr>
          <w:rFonts w:ascii="Times New Roman" w:hAnsi="Times New Roman" w:cs="Times New Roman"/>
        </w:rPr>
      </w:pPr>
      <w:r w:rsidRPr="00B0105C">
        <w:rPr>
          <w:rFonts w:ascii="Times New Roman" w:hAnsi="Times New Roman" w:cs="Times New Roman"/>
        </w:rPr>
        <w:tab/>
        <w:t xml:space="preserve">In some ways, these arguments are not that novel. That </w:t>
      </w:r>
      <w:proofErr w:type="spellStart"/>
      <w:r w:rsidRPr="00B0105C">
        <w:rPr>
          <w:rFonts w:ascii="Times New Roman" w:hAnsi="Times New Roman" w:cs="Times New Roman"/>
        </w:rPr>
        <w:t>Lipset’s</w:t>
      </w:r>
      <w:proofErr w:type="spellEnd"/>
      <w:r w:rsidRPr="00B0105C">
        <w:rPr>
          <w:rFonts w:ascii="Times New Roman" w:hAnsi="Times New Roman" w:cs="Times New Roman"/>
        </w:rPr>
        <w:t xml:space="preserve"> </w:t>
      </w:r>
      <w:r w:rsidR="14050365" w:rsidRPr="14050365">
        <w:rPr>
          <w:rFonts w:ascii="Times New Roman" w:hAnsi="Times New Roman" w:cs="Times New Roman"/>
        </w:rPr>
        <w:t xml:space="preserve">(1960) </w:t>
      </w:r>
      <w:r w:rsidRPr="00B0105C">
        <w:rPr>
          <w:rFonts w:ascii="Times New Roman" w:hAnsi="Times New Roman" w:cs="Times New Roman"/>
        </w:rPr>
        <w:t>“democratic class struggle” has been supplemented by a second dimension of cultural politics is a now well-worn argument reaching back to at least the 1990s</w:t>
      </w:r>
      <w:r w:rsidR="14050365" w:rsidRPr="14050365">
        <w:rPr>
          <w:rFonts w:ascii="Times New Roman" w:hAnsi="Times New Roman" w:cs="Times New Roman"/>
          <w:lang w:val="en-US"/>
        </w:rPr>
        <w:t xml:space="preserve"> (</w:t>
      </w:r>
      <w:proofErr w:type="spellStart"/>
      <w:r w:rsidR="14050365" w:rsidRPr="14050365">
        <w:rPr>
          <w:rFonts w:ascii="Times New Roman" w:hAnsi="Times New Roman" w:cs="Times New Roman"/>
        </w:rPr>
        <w:t>Kitschelt</w:t>
      </w:r>
      <w:proofErr w:type="spellEnd"/>
      <w:r w:rsidR="14050365" w:rsidRPr="14050365">
        <w:rPr>
          <w:rFonts w:ascii="Times New Roman" w:hAnsi="Times New Roman" w:cs="Times New Roman"/>
        </w:rPr>
        <w:t xml:space="preserve"> 1994; </w:t>
      </w:r>
      <w:proofErr w:type="spellStart"/>
      <w:r w:rsidR="14050365" w:rsidRPr="14050365">
        <w:rPr>
          <w:rFonts w:ascii="Times New Roman" w:hAnsi="Times New Roman" w:cs="Times New Roman"/>
        </w:rPr>
        <w:t>Houtman</w:t>
      </w:r>
      <w:proofErr w:type="spellEnd"/>
      <w:r w:rsidR="14050365" w:rsidRPr="14050365">
        <w:rPr>
          <w:rFonts w:ascii="Times New Roman" w:hAnsi="Times New Roman" w:cs="Times New Roman"/>
          <w:noProof/>
        </w:rPr>
        <w:t>, Achterberg, and Derks</w:t>
      </w:r>
      <w:r w:rsidR="14050365" w:rsidRPr="14050365">
        <w:rPr>
          <w:rFonts w:ascii="Times New Roman" w:hAnsi="Times New Roman" w:cs="Times New Roman"/>
        </w:rPr>
        <w:t xml:space="preserve"> 2009; </w:t>
      </w:r>
      <w:proofErr w:type="spellStart"/>
      <w:r w:rsidR="14050365" w:rsidRPr="14050365">
        <w:rPr>
          <w:rFonts w:ascii="Times New Roman" w:hAnsi="Times New Roman" w:cs="Times New Roman"/>
        </w:rPr>
        <w:t>Polacko</w:t>
      </w:r>
      <w:proofErr w:type="spellEnd"/>
      <w:r w:rsidR="14050365" w:rsidRPr="14050365">
        <w:rPr>
          <w:rFonts w:ascii="Times New Roman" w:hAnsi="Times New Roman" w:cs="Times New Roman"/>
        </w:rPr>
        <w:t xml:space="preserve">, Kiss, and </w:t>
      </w:r>
      <w:proofErr w:type="spellStart"/>
      <w:r w:rsidR="14050365" w:rsidRPr="14050365">
        <w:rPr>
          <w:rFonts w:ascii="Times New Roman" w:hAnsi="Times New Roman" w:cs="Times New Roman"/>
        </w:rPr>
        <w:t>Graefe</w:t>
      </w:r>
      <w:proofErr w:type="spellEnd"/>
      <w:r w:rsidR="14050365" w:rsidRPr="14050365">
        <w:rPr>
          <w:rFonts w:ascii="Times New Roman" w:hAnsi="Times New Roman" w:cs="Times New Roman"/>
        </w:rPr>
        <w:t xml:space="preserve"> 2022)</w:t>
      </w:r>
      <w:r w:rsidRPr="00B0105C">
        <w:rPr>
          <w:rFonts w:ascii="Times New Roman" w:hAnsi="Times New Roman" w:cs="Times New Roman"/>
        </w:rPr>
        <w:t>. The change in the left electorate, with more highly educated voters coming to support left parties, as parts of the traditional working class migrated rightward, has also been well documented</w:t>
      </w:r>
      <w:r w:rsidR="14050365" w:rsidRPr="14050365">
        <w:rPr>
          <w:rFonts w:ascii="Times New Roman" w:hAnsi="Times New Roman" w:cs="Times New Roman"/>
        </w:rPr>
        <w:t xml:space="preserve"> (Gingrich and </w:t>
      </w:r>
      <w:proofErr w:type="spellStart"/>
      <w:r w:rsidR="14050365" w:rsidRPr="14050365">
        <w:rPr>
          <w:rFonts w:ascii="Times New Roman" w:hAnsi="Times New Roman" w:cs="Times New Roman"/>
        </w:rPr>
        <w:t>Häusermann</w:t>
      </w:r>
      <w:proofErr w:type="spellEnd"/>
      <w:r w:rsidR="14050365" w:rsidRPr="14050365">
        <w:rPr>
          <w:rFonts w:ascii="Times New Roman" w:hAnsi="Times New Roman" w:cs="Times New Roman"/>
        </w:rPr>
        <w:t xml:space="preserve"> 2015; </w:t>
      </w:r>
      <w:proofErr w:type="spellStart"/>
      <w:r w:rsidR="14050365" w:rsidRPr="14050365">
        <w:rPr>
          <w:rFonts w:ascii="Times New Roman" w:hAnsi="Times New Roman" w:cs="Times New Roman"/>
        </w:rPr>
        <w:t>Rennwald</w:t>
      </w:r>
      <w:proofErr w:type="spellEnd"/>
      <w:r w:rsidR="14050365" w:rsidRPr="14050365">
        <w:rPr>
          <w:rFonts w:ascii="Times New Roman" w:hAnsi="Times New Roman" w:cs="Times New Roman"/>
        </w:rPr>
        <w:t xml:space="preserve"> 2020</w:t>
      </w:r>
      <w:r w:rsidR="14050365">
        <w:t xml:space="preserve"> </w:t>
      </w:r>
      <w:proofErr w:type="spellStart"/>
      <w:r w:rsidR="14050365" w:rsidRPr="14050365">
        <w:rPr>
          <w:rFonts w:ascii="Times New Roman" w:hAnsi="Times New Roman" w:cs="Times New Roman"/>
        </w:rPr>
        <w:t>Stubager</w:t>
      </w:r>
      <w:proofErr w:type="spellEnd"/>
      <w:r w:rsidR="14050365" w:rsidRPr="14050365">
        <w:rPr>
          <w:rFonts w:ascii="Times New Roman" w:hAnsi="Times New Roman" w:cs="Times New Roman"/>
        </w:rPr>
        <w:t xml:space="preserve"> 2010)</w:t>
      </w:r>
      <w:r w:rsidRPr="00B0105C">
        <w:rPr>
          <w:rFonts w:ascii="Times New Roman" w:hAnsi="Times New Roman" w:cs="Times New Roman"/>
        </w:rPr>
        <w:t xml:space="preserve">. </w:t>
      </w:r>
      <w:proofErr w:type="spellStart"/>
      <w:r w:rsidRPr="00B0105C">
        <w:rPr>
          <w:rFonts w:ascii="Times New Roman" w:hAnsi="Times New Roman" w:cs="Times New Roman"/>
        </w:rPr>
        <w:t>Ber</w:t>
      </w:r>
      <w:r w:rsidR="14050365" w:rsidRPr="14050365">
        <w:rPr>
          <w:rFonts w:ascii="Times New Roman" w:hAnsi="Times New Roman" w:cs="Times New Roman"/>
        </w:rPr>
        <w:t>a</w:t>
      </w:r>
      <w:r w:rsidRPr="00B0105C">
        <w:rPr>
          <w:rFonts w:ascii="Times New Roman" w:hAnsi="Times New Roman" w:cs="Times New Roman"/>
        </w:rPr>
        <w:t>mendi</w:t>
      </w:r>
      <w:proofErr w:type="spellEnd"/>
      <w:r w:rsidRPr="00B0105C">
        <w:rPr>
          <w:rFonts w:ascii="Times New Roman" w:hAnsi="Times New Roman" w:cs="Times New Roman"/>
        </w:rPr>
        <w:t xml:space="preserve"> et al</w:t>
      </w:r>
      <w:r w:rsidR="14050365" w:rsidRPr="14050365">
        <w:rPr>
          <w:rFonts w:ascii="Times New Roman" w:hAnsi="Times New Roman" w:cs="Times New Roman"/>
        </w:rPr>
        <w:t>.</w:t>
      </w:r>
      <w:r w:rsidRPr="00B0105C">
        <w:rPr>
          <w:rFonts w:ascii="Times New Roman" w:hAnsi="Times New Roman" w:cs="Times New Roman"/>
        </w:rPr>
        <w:t>’s (2015) work on electoral coalitions in contemporary capitalism beat Piketty to the punch in terms of the likely outcomes for egalitarianism. In their view, the preferences of new middle classes for social investment coupled with liberal cultural politics allows for a viable social democratic electoral coalition, but at the price of ignoring working</w:t>
      </w:r>
      <w:ins w:id="191" w:author="Polacko, Matt (2017)" w:date="2022-05-26T13:28:00Z">
        <w:r w:rsidR="00923BA9">
          <w:rPr>
            <w:rFonts w:ascii="Times New Roman" w:hAnsi="Times New Roman" w:cs="Times New Roman"/>
          </w:rPr>
          <w:t>-</w:t>
        </w:r>
      </w:ins>
      <w:del w:id="192" w:author="Polacko, Matt (2017)" w:date="2022-05-26T13:28:00Z">
        <w:r w:rsidRPr="00B0105C" w:rsidDel="00923BA9">
          <w:rPr>
            <w:rFonts w:ascii="Times New Roman" w:hAnsi="Times New Roman" w:cs="Times New Roman"/>
          </w:rPr>
          <w:delText xml:space="preserve"> </w:delText>
        </w:r>
      </w:del>
      <w:r w:rsidRPr="00B0105C">
        <w:rPr>
          <w:rFonts w:ascii="Times New Roman" w:hAnsi="Times New Roman" w:cs="Times New Roman"/>
        </w:rPr>
        <w:t>class preferences for redistribution</w:t>
      </w:r>
      <w:del w:id="193" w:author="Polacko, Matt (2017)" w:date="2022-05-26T13:28:00Z">
        <w:r w:rsidRPr="00B0105C" w:rsidDel="00923BA9">
          <w:rPr>
            <w:rFonts w:ascii="Times New Roman" w:hAnsi="Times New Roman" w:cs="Times New Roman"/>
          </w:rPr>
          <w:delText xml:space="preserve"> in the here and now</w:delText>
        </w:r>
      </w:del>
      <w:r w:rsidRPr="00B0105C">
        <w:rPr>
          <w:rFonts w:ascii="Times New Roman" w:hAnsi="Times New Roman" w:cs="Times New Roman"/>
        </w:rPr>
        <w:t>. While Piketty’s conclusions may not be novel, the scope of his team’s project (50 countries over more than half a century) as well as the simplicity of the “dual elite” thesis (and its explicit joint focus on income and education), provide a way of concentrating attention on the topic. The fact that this argument helps account for why the political system has accommodated the increased wealth inequality observed in Piketty’s earlier work</w:t>
      </w:r>
      <w:ins w:id="194" w:author="Polacko, Matt (2017)" w:date="2022-05-26T13:28:00Z">
        <w:r w:rsidR="00923BA9">
          <w:rPr>
            <w:rFonts w:ascii="Times New Roman" w:hAnsi="Times New Roman" w:cs="Times New Roman"/>
          </w:rPr>
          <w:t>,</w:t>
        </w:r>
      </w:ins>
      <w:r w:rsidRPr="00B0105C">
        <w:rPr>
          <w:rFonts w:ascii="Times New Roman" w:hAnsi="Times New Roman" w:cs="Times New Roman"/>
        </w:rPr>
        <w:t xml:space="preserve"> </w:t>
      </w:r>
      <w:r w:rsidR="14050365" w:rsidRPr="14050365">
        <w:rPr>
          <w:rFonts w:ascii="Times New Roman" w:hAnsi="Times New Roman" w:cs="Times New Roman"/>
        </w:rPr>
        <w:t xml:space="preserve">likely </w:t>
      </w:r>
      <w:r w:rsidRPr="00B0105C">
        <w:rPr>
          <w:rFonts w:ascii="Times New Roman" w:hAnsi="Times New Roman" w:cs="Times New Roman"/>
        </w:rPr>
        <w:t xml:space="preserve">also explains the attention given to it (see </w:t>
      </w:r>
      <w:r w:rsidR="14050365" w:rsidRPr="14050365">
        <w:rPr>
          <w:rFonts w:ascii="Times New Roman" w:eastAsia="Times New Roman" w:hAnsi="Times New Roman" w:cs="Times New Roman"/>
        </w:rPr>
        <w:t xml:space="preserve">Gethin, Martínez-Toledano and Piketty </w:t>
      </w:r>
      <w:r w:rsidR="14050365" w:rsidRPr="14050365">
        <w:rPr>
          <w:rFonts w:ascii="Times New Roman" w:hAnsi="Times New Roman" w:cs="Times New Roman"/>
        </w:rPr>
        <w:t>2022:</w:t>
      </w:r>
      <w:r w:rsidRPr="00B0105C">
        <w:rPr>
          <w:rFonts w:ascii="Times New Roman" w:hAnsi="Times New Roman" w:cs="Times New Roman"/>
        </w:rPr>
        <w:t xml:space="preserve"> 7</w:t>
      </w:r>
      <w:r w:rsidR="14050365" w:rsidRPr="14050365">
        <w:rPr>
          <w:rFonts w:ascii="Times New Roman" w:hAnsi="Times New Roman" w:cs="Times New Roman"/>
        </w:rPr>
        <w:t>; Piketty 2020</w:t>
      </w:r>
      <w:r w:rsidRPr="00B0105C">
        <w:rPr>
          <w:rFonts w:ascii="Times New Roman" w:hAnsi="Times New Roman" w:cs="Times New Roman"/>
        </w:rPr>
        <w:t>).</w:t>
      </w:r>
    </w:p>
    <w:p w14:paraId="586C1EEB" w14:textId="41A2F45A" w:rsidR="00C47F92" w:rsidRPr="00B0105C" w:rsidRDefault="002903C4" w:rsidP="6FAFCB44">
      <w:pPr>
        <w:pStyle w:val="NormalWeb"/>
        <w:spacing w:before="0" w:beforeAutospacing="0" w:after="0" w:afterAutospacing="0"/>
        <w:ind w:firstLine="720"/>
        <w:jc w:val="both"/>
      </w:pPr>
      <w:ins w:id="195" w:author="Simon Kiss" w:date="2022-05-26T14:33:00Z">
        <w:r>
          <w:t xml:space="preserve">That said, </w:t>
        </w:r>
      </w:ins>
      <w:r w:rsidR="6FAFCB44" w:rsidRPr="00B0105C">
        <w:t xml:space="preserve">Piketty’s pessimistic conclusions about increased inequality are not shared by all analysts. For instance, </w:t>
      </w:r>
      <w:proofErr w:type="spellStart"/>
      <w:r w:rsidR="6FAFCB44" w:rsidRPr="00B0105C">
        <w:t>Amable</w:t>
      </w:r>
      <w:proofErr w:type="spellEnd"/>
      <w:r w:rsidR="6FAFCB44" w:rsidRPr="00B0105C">
        <w:t xml:space="preserve"> and </w:t>
      </w:r>
      <w:proofErr w:type="spellStart"/>
      <w:r w:rsidR="6FAFCB44" w:rsidRPr="00B0105C">
        <w:t>Darcillon</w:t>
      </w:r>
      <w:proofErr w:type="spellEnd"/>
      <w:r w:rsidR="6FAFCB44" w:rsidRPr="00B0105C">
        <w:t xml:space="preserve"> (2021) question whether a “brahmin left” in fact exists, or whether the well-educated sort by income, with the wealthiest joining the merchant right in a “bloc bourgeois” and the less well-paid supporting the traditional redistributive position of social democratic parties. </w:t>
      </w:r>
      <w:r w:rsidR="008C6084">
        <w:t>Alternatively</w:t>
      </w:r>
      <w:r w:rsidR="6FAFCB44" w:rsidRPr="00B0105C">
        <w:t xml:space="preserve">, Abou-Chadi and Hix (2021) raise questions about how methodological choices oversimplify the inequality dynamics. They note that Piketty’s analysis involves collapsing the range of parties operating in multi-party settings into a “left” and a “right” </w:t>
      </w:r>
      <w:del w:id="196" w:author="Simon Kiss" w:date="2022-05-26T14:25:00Z">
        <w:r w:rsidR="6FAFCB44" w:rsidRPr="00B0105C">
          <w:delText>block</w:delText>
        </w:r>
      </w:del>
      <w:ins w:id="197" w:author="Simon Kiss" w:date="2022-05-26T14:25:00Z">
        <w:r w:rsidR="00FB3145">
          <w:t>bloc</w:t>
        </w:r>
      </w:ins>
      <w:r w:rsidR="6FAFCB44" w:rsidRPr="00B0105C">
        <w:t xml:space="preserve">. This has the impact of flattening distinctions between parties within a </w:t>
      </w:r>
      <w:del w:id="198" w:author="Simon Kiss" w:date="2022-05-26T14:25:00Z">
        <w:r w:rsidR="6FAFCB44" w:rsidRPr="00B0105C">
          <w:delText>block</w:delText>
        </w:r>
      </w:del>
      <w:ins w:id="199" w:author="Simon Kiss" w:date="2022-05-26T14:25:00Z">
        <w:r w:rsidR="00FB3145">
          <w:t>bloc</w:t>
        </w:r>
      </w:ins>
      <w:r w:rsidR="6FAFCB44" w:rsidRPr="00B0105C">
        <w:t xml:space="preserve"> in terms of their membership and receptivity to redistribution. In proportional systems, they argue that the impact of the influx of new generations of more highly educated voters has been to feed newer parties with more left-libertarian values such as Green parties</w:t>
      </w:r>
      <w:r w:rsidR="6FAFCB44">
        <w:t>, while the disaffected choose</w:t>
      </w:r>
      <w:r w:rsidR="6FAFCB44" w:rsidRPr="00B0105C">
        <w:t xml:space="preserve"> newer anti-immigration parties of the right. This has left the social composition of the mainstream right and left parties largely unchanged.  </w:t>
      </w:r>
    </w:p>
    <w:p w14:paraId="1AA6F33F" w14:textId="3CD2CCD6" w:rsidR="00D5413B" w:rsidRPr="00AB5013" w:rsidRDefault="005E2881" w:rsidP="007E4E69">
      <w:pPr>
        <w:pStyle w:val="NormalWeb"/>
        <w:spacing w:before="0" w:beforeAutospacing="0" w:after="0" w:afterAutospacing="0"/>
        <w:ind w:firstLine="720"/>
        <w:jc w:val="both"/>
      </w:pPr>
      <w:r w:rsidRPr="00B0105C">
        <w:t>Moreover, they question whether it is accurate to assume that more educated leftists are less redistributive, especially given the crucial role of public sector professionals in the pro-welfare state coalition.</w:t>
      </w:r>
      <w:r w:rsidR="003F3F84" w:rsidRPr="00B0105C">
        <w:t xml:space="preserve"> After all, </w:t>
      </w:r>
      <w:r w:rsidR="003F3F84" w:rsidRPr="00AB5013">
        <w:t xml:space="preserve">there is a strong degree of overlap between working-class voters and </w:t>
      </w:r>
      <w:r w:rsidR="003F3F84" w:rsidRPr="00AB5013">
        <w:lastRenderedPageBreak/>
        <w:t xml:space="preserve">socio-cultural professionals on questions of redistribution (Hildebrandt and </w:t>
      </w:r>
      <w:proofErr w:type="spellStart"/>
      <w:r w:rsidR="003F3F84" w:rsidRPr="00AB5013">
        <w:t>Jäckle</w:t>
      </w:r>
      <w:proofErr w:type="spellEnd"/>
      <w:r w:rsidR="003F3F84" w:rsidRPr="00AB5013">
        <w:t xml:space="preserve"> 2021: 10). </w:t>
      </w:r>
      <w:r w:rsidRPr="00B0105C">
        <w:t xml:space="preserve"> Indeed, Abou-Chadi and Hix </w:t>
      </w:r>
      <w:r w:rsidR="00B707E4">
        <w:t xml:space="preserve">(2021) </w:t>
      </w:r>
      <w:r w:rsidRPr="00B0105C">
        <w:t xml:space="preserve">provide some evidence that the well-educated who support left parties </w:t>
      </w:r>
      <w:r w:rsidR="008C6084">
        <w:t xml:space="preserve">are as redistributive, if not more redistributive, than poorly educated </w:t>
      </w:r>
      <w:del w:id="200" w:author="Matt Polacko" w:date="2022-05-27T10:53:00Z">
        <w:r w:rsidR="008C6084">
          <w:delText>leftists</w:delText>
        </w:r>
        <w:r w:rsidRPr="00B0105C">
          <w:delText>.</w:delText>
        </w:r>
        <w:r w:rsidR="00C47F92" w:rsidRPr="00B0105C">
          <w:delText xml:space="preserve"> Moreover</w:delText>
        </w:r>
      </w:del>
      <w:ins w:id="201" w:author="Matt Polacko" w:date="2022-05-27T10:53:00Z">
        <w:r w:rsidR="008C6084">
          <w:t>leftist</w:t>
        </w:r>
      </w:ins>
      <w:ins w:id="202" w:author="Polacko, Matt (2017)" w:date="2022-05-26T13:29:00Z">
        <w:r w:rsidR="00923BA9">
          <w:t xml:space="preserve"> voters</w:t>
        </w:r>
      </w:ins>
      <w:del w:id="203" w:author="Polacko, Matt (2017)" w:date="2022-05-26T13:29:00Z">
        <w:r w:rsidR="008C6084" w:rsidDel="00923BA9">
          <w:delText>s</w:delText>
        </w:r>
      </w:del>
      <w:ins w:id="204" w:author="Matt Polacko" w:date="2022-05-27T10:53:00Z">
        <w:r w:rsidRPr="00B0105C">
          <w:t>.</w:t>
        </w:r>
        <w:r w:rsidR="00C47F92" w:rsidRPr="00B0105C">
          <w:t xml:space="preserve"> </w:t>
        </w:r>
      </w:ins>
      <w:del w:id="205" w:author="Polacko, Matt (2017)" w:date="2022-05-26T13:29:00Z">
        <w:r w:rsidR="00C47F92" w:rsidRPr="00B0105C" w:rsidDel="00923BA9">
          <w:delText>Moreover</w:delText>
        </w:r>
      </w:del>
      <w:ins w:id="206" w:author="Polacko, Matt (2017)" w:date="2022-05-26T13:29:00Z">
        <w:r w:rsidR="00923BA9">
          <w:t>Furthermore</w:t>
        </w:r>
      </w:ins>
      <w:r w:rsidR="00C47F92" w:rsidRPr="00B0105C">
        <w:t>, they argue that even in majoritarian systems such as France and the United Kingdom, where the electoral institutions push the highly educated to support the mainstream left, rather than the mainstream right, the “mainstream left is not significantly stronger than the mainstream right among the most highly educated” (</w:t>
      </w:r>
      <w:r w:rsidR="00B707E4">
        <w:t>ibid</w:t>
      </w:r>
      <w:r w:rsidR="00C47F92" w:rsidRPr="00B0105C">
        <w:t>: 85).</w:t>
      </w:r>
      <w:r w:rsidR="00471D67" w:rsidRPr="00AB5013">
        <w:t xml:space="preserve"> </w:t>
      </w:r>
    </w:p>
    <w:p w14:paraId="2D429D4F" w14:textId="56CB62AA" w:rsidR="001605F5" w:rsidRPr="00AB5013" w:rsidRDefault="6FAFCB44" w:rsidP="6FAFCB44">
      <w:pPr>
        <w:pStyle w:val="NormalWeb"/>
        <w:spacing w:before="0" w:beforeAutospacing="0" w:after="0" w:afterAutospacing="0"/>
        <w:ind w:firstLine="720"/>
        <w:jc w:val="both"/>
      </w:pPr>
      <w:r>
        <w:t>In the end, some of Abou-Chadi and Hix’ observations are substantive refutations of the Piketty thesis while others are more marginal. The finding that educated</w:t>
      </w:r>
      <w:del w:id="207" w:author="Simon Kiss" w:date="2022-05-26T14:34:00Z">
        <w:r>
          <w:delText>,</w:delText>
        </w:r>
      </w:del>
      <w:r>
        <w:t xml:space="preserve"> left voters are </w:t>
      </w:r>
      <w:ins w:id="208" w:author="Simon Kiss" w:date="2022-05-26T14:34:00Z">
        <w:r w:rsidR="00BF55CF">
          <w:t xml:space="preserve">more </w:t>
        </w:r>
      </w:ins>
      <w:r>
        <w:t>committed to redistribution</w:t>
      </w:r>
      <w:ins w:id="209" w:author="Simon Kiss" w:date="2022-05-26T14:34:00Z">
        <w:r>
          <w:t xml:space="preserve"> </w:t>
        </w:r>
        <w:r w:rsidR="00BF55CF">
          <w:t>than uneducated left voters</w:t>
        </w:r>
      </w:ins>
      <w:ins w:id="210" w:author="Simon Kiss" w:date="2022-05-27T10:53:00Z">
        <w:r>
          <w:t xml:space="preserve"> </w:t>
        </w:r>
      </w:ins>
      <w:r>
        <w:t xml:space="preserve">is </w:t>
      </w:r>
      <w:del w:id="211" w:author="Simon Kiss" w:date="2022-05-26T14:34:00Z">
        <w:r>
          <w:delText>a substantive refutation</w:delText>
        </w:r>
      </w:del>
      <w:ins w:id="212" w:author="Simon Kiss" w:date="2022-05-26T14:34:00Z">
        <w:r w:rsidR="00BF55CF">
          <w:t>good evidence against the</w:t>
        </w:r>
      </w:ins>
      <w:r>
        <w:t xml:space="preserve"> </w:t>
      </w:r>
      <w:del w:id="213" w:author="Simon Kiss" w:date="2022-05-26T14:34:00Z">
        <w:r>
          <w:delText xml:space="preserve">of the </w:delText>
        </w:r>
      </w:del>
      <w:r>
        <w:t>basic Piketty thesis</w:t>
      </w:r>
      <w:ins w:id="214" w:author="Simon Kiss" w:date="2022-05-26T14:34:00Z">
        <w:r w:rsidR="00BF55CF">
          <w:t xml:space="preserve"> that</w:t>
        </w:r>
      </w:ins>
      <w:ins w:id="215" w:author="Simon Kiss" w:date="2022-05-26T14:35:00Z">
        <w:r w:rsidR="00BF55CF">
          <w:t xml:space="preserve"> an educated left imperils redistribution</w:t>
        </w:r>
      </w:ins>
      <w:ins w:id="216" w:author="Simon Kiss" w:date="2022-05-27T10:53:00Z">
        <w:r>
          <w:t>.</w:t>
        </w:r>
      </w:ins>
      <w:del w:id="217" w:author="Simon Kiss" w:date="2022-05-27T10:53:00Z">
        <w:r>
          <w:delText>.</w:delText>
        </w:r>
      </w:del>
      <w:r>
        <w:t xml:space="preserve"> Moreover, they document the importance of the way in which socio-demographic cleavages, transforming as they may be, interact with institutional variables such as the electoral and the party system. On the other hand, whether educated voters find a home in left-libertarian parties as they document</w:t>
      </w:r>
      <w:ins w:id="218" w:author="Polacko, Matt (2017)" w:date="2022-05-26T13:30:00Z">
        <w:r w:rsidR="00923BA9">
          <w:t>,</w:t>
        </w:r>
      </w:ins>
      <w:r>
        <w:t xml:space="preserve"> or in traditional social democratic parties as Piketty et al. imply, matters very little if both tend to support redistribution.</w:t>
      </w:r>
    </w:p>
    <w:p w14:paraId="2AC5CC56" w14:textId="3335FAD5" w:rsidR="001605F5" w:rsidRPr="00AB5013" w:rsidRDefault="6FAFCB44" w:rsidP="6FAFCB44">
      <w:pPr>
        <w:pStyle w:val="NormalWeb"/>
        <w:spacing w:before="0" w:beforeAutospacing="0" w:after="0" w:afterAutospacing="0"/>
        <w:ind w:firstLine="720"/>
        <w:jc w:val="both"/>
      </w:pPr>
      <w:r>
        <w:t xml:space="preserve">There are also limitations to Abou-Chadi and Hix’s finding. </w:t>
      </w:r>
      <w:del w:id="219" w:author="Simon Kiss" w:date="2022-05-26T14:35:00Z">
        <w:r>
          <w:delText>On the one hand,</w:delText>
        </w:r>
        <w:r w:rsidDel="00EC3DBC">
          <w:delText xml:space="preserve"> </w:delText>
        </w:r>
      </w:del>
      <w:ins w:id="220" w:author="Simon Kiss" w:date="2022-05-26T14:35:00Z">
        <w:r w:rsidR="00EC3DBC">
          <w:t>While</w:t>
        </w:r>
        <w:r>
          <w:t xml:space="preserve"> </w:t>
        </w:r>
      </w:ins>
      <w:r>
        <w:t xml:space="preserve">their analyses show that left educated voters tend to support redistribution, </w:t>
      </w:r>
      <w:del w:id="221" w:author="Simon Kiss" w:date="2022-05-26T14:35:00Z">
        <w:r>
          <w:delText xml:space="preserve">but </w:delText>
        </w:r>
      </w:del>
      <w:r>
        <w:t>they do not control or test for second dimension issues such as values, identity, order, and lifestyle. This is a curious omission as evidence from Denmark and the United Kingdom show</w:t>
      </w:r>
      <w:r w:rsidR="000E7EBB">
        <w:t>s</w:t>
      </w:r>
      <w:r>
        <w:t xml:space="preserve"> that cultural attitudes greatly reduce the magnitude of education’s effect on </w:t>
      </w:r>
      <w:r w:rsidR="008C6084">
        <w:t>vote choice</w:t>
      </w:r>
      <w:r>
        <w:t xml:space="preserve"> (Fieldhouse et al. 2019; </w:t>
      </w:r>
      <w:proofErr w:type="spellStart"/>
      <w:r>
        <w:t>Stubager</w:t>
      </w:r>
      <w:proofErr w:type="spellEnd"/>
      <w:r>
        <w:t xml:space="preserve"> 2013). Abou-Chadi and Hix’s analysis is also much more limited in scope than Piketty et al., covering only 11 West European countries from 2002 to 2018. </w:t>
      </w:r>
      <w:ins w:id="222" w:author="Simon Kiss" w:date="2022-05-26T14:35:00Z">
        <w:r w:rsidR="00EC3DBC">
          <w:t>Are the preferences express</w:t>
        </w:r>
      </w:ins>
      <w:ins w:id="223" w:author="Simon Kiss" w:date="2022-05-26T14:36:00Z">
        <w:r w:rsidR="00EC3DBC">
          <w:t xml:space="preserve">ed in surveys real motivations, or are they products of learning ‘what goes with what’ when </w:t>
        </w:r>
      </w:ins>
      <w:ins w:id="224" w:author="Simon Kiss" w:date="2022-05-26T14:41:00Z">
        <w:r w:rsidR="00DF2DFE">
          <w:t>identifying with or voting for a party</w:t>
        </w:r>
      </w:ins>
      <w:ins w:id="225" w:author="Simon Kiss" w:date="2022-05-27T11:18:00Z">
        <w:r w:rsidR="005119FA">
          <w:t>?</w:t>
        </w:r>
      </w:ins>
      <w:ins w:id="226" w:author="Simon Kiss" w:date="2022-05-26T14:41:00Z">
        <w:r w:rsidR="00DF2DFE">
          <w:t xml:space="preserve"> </w:t>
        </w:r>
      </w:ins>
      <w:ins w:id="227" w:author="Polacko, Matt (2017)" w:date="2022-05-26T13:30:00Z">
        <w:r w:rsidR="00923BA9">
          <w:t>Furthermore</w:t>
        </w:r>
      </w:ins>
      <w:r>
        <w:t xml:space="preserve">, their analysis does not </w:t>
      </w:r>
      <w:proofErr w:type="gramStart"/>
      <w:r>
        <w:t>take into account</w:t>
      </w:r>
      <w:proofErr w:type="gramEnd"/>
      <w:r>
        <w:t xml:space="preserve"> party supply. It is one thing for voters to express preferences in the context of survey responses. But it also matters what party leadership</w:t>
      </w:r>
      <w:r w:rsidR="000E7EBB">
        <w:t>s</w:t>
      </w:r>
      <w:r>
        <w:t xml:space="preserve"> offer. Piketty et al. have gone some way to addressing this by identifying a significant relationship between the socio-cultural positioning </w:t>
      </w:r>
      <w:r w:rsidRPr="00B0105C">
        <w:t>of parties</w:t>
      </w:r>
      <w:r>
        <w:t xml:space="preserve"> and the share of educated voters in their electorate. This suggests a possibility that educated voters in the left-</w:t>
      </w:r>
      <w:del w:id="228" w:author="Simon Kiss" w:date="2022-05-26T14:25:00Z">
        <w:r>
          <w:delText>block</w:delText>
        </w:r>
      </w:del>
      <w:ins w:id="229" w:author="Simon Kiss" w:date="2022-05-26T14:25:00Z">
        <w:r w:rsidR="00FB3145">
          <w:t>bloc</w:t>
        </w:r>
      </w:ins>
      <w:r>
        <w:t xml:space="preserve"> (via left-libertarian parties or not) may be paying lip-service to redistribution; what matters to them is second dimension, identity-based politics.</w:t>
      </w:r>
      <w:r w:rsidR="007B4415">
        <w:t xml:space="preserve"> </w:t>
      </w:r>
      <w:ins w:id="230" w:author="Simon Kiss" w:date="2022-05-26T14:41:00Z">
        <w:r w:rsidR="00F23EE6">
          <w:t xml:space="preserve">Along these lines, </w:t>
        </w:r>
      </w:ins>
      <w:proofErr w:type="spellStart"/>
      <w:r w:rsidR="003C1413">
        <w:t>Houtman</w:t>
      </w:r>
      <w:proofErr w:type="spellEnd"/>
      <w:r w:rsidR="003C1413">
        <w:t xml:space="preserve">, </w:t>
      </w:r>
      <w:proofErr w:type="spellStart"/>
      <w:r w:rsidR="003C1413">
        <w:t>Achterberg</w:t>
      </w:r>
      <w:proofErr w:type="spellEnd"/>
      <w:r w:rsidR="003C1413">
        <w:t xml:space="preserve"> and Derks (</w:t>
      </w:r>
      <w:del w:id="231" w:author="Matt Polacko" w:date="2022-05-27T10:53:00Z">
        <w:r w:rsidR="003C1413">
          <w:delText>2008</w:delText>
        </w:r>
      </w:del>
      <w:ins w:id="232" w:author="Matt Polacko" w:date="2022-05-27T10:53:00Z">
        <w:r w:rsidR="003C1413">
          <w:t>200</w:t>
        </w:r>
      </w:ins>
      <w:ins w:id="233" w:author="Polacko, Matt (2017)" w:date="2022-05-26T13:30:00Z">
        <w:r w:rsidR="00923BA9">
          <w:t>9</w:t>
        </w:r>
      </w:ins>
      <w:del w:id="234" w:author="Polacko, Matt (2017)" w:date="2022-05-26T13:30:00Z">
        <w:r w:rsidR="003C1413" w:rsidDel="00923BA9">
          <w:delText>8</w:delText>
        </w:r>
      </w:del>
      <w:r w:rsidR="003C1413">
        <w:t>) found that working class egalitarianism went along with concerns about immigration’s effects on the viability of the welfare state while middle class egalitarianism was part and</w:t>
      </w:r>
      <w:r w:rsidR="003A5569">
        <w:t xml:space="preserve"> </w:t>
      </w:r>
      <w:r w:rsidR="003C1413">
        <w:t>parcel of a more general progressive ideological framework (</w:t>
      </w:r>
      <w:ins w:id="235" w:author="Polacko, Matt (2017)" w:date="2022-05-26T13:30:00Z">
        <w:r w:rsidR="00923BA9">
          <w:t xml:space="preserve">ibid: </w:t>
        </w:r>
      </w:ins>
      <w:r w:rsidR="003C1413">
        <w:t xml:space="preserve">116). </w:t>
      </w:r>
    </w:p>
    <w:p w14:paraId="5EEA76B0" w14:textId="3A04DC25" w:rsidR="0031025D" w:rsidRPr="00AB5013" w:rsidRDefault="00020BCF" w:rsidP="00DD538A">
      <w:pPr>
        <w:pStyle w:val="NormalWeb"/>
        <w:spacing w:before="0" w:beforeAutospacing="0" w:after="0" w:afterAutospacing="0"/>
        <w:ind w:firstLine="720"/>
        <w:jc w:val="both"/>
      </w:pPr>
      <w:ins w:id="236" w:author="Polacko, Matt (2017)" w:date="2022-05-26T13:34:00Z">
        <w:r>
          <w:t>Amidst this acute debate</w:t>
        </w:r>
      </w:ins>
      <w:r w:rsidR="00D5413B" w:rsidRPr="00AB5013">
        <w:t>,</w:t>
      </w:r>
      <w:r w:rsidR="00AA053C" w:rsidRPr="00AB5013">
        <w:t xml:space="preserve"> there is little doubt that</w:t>
      </w:r>
      <w:r w:rsidR="00D5413B" w:rsidRPr="00AB5013">
        <w:t xml:space="preserve"> Canada is unique.</w:t>
      </w:r>
      <w:r w:rsidR="009A22E7" w:rsidRPr="00AB5013">
        <w:t xml:space="preserve"> Abou-Chadi and Hix call for more attention to the finer-grained detail of electoral and party systems, but they understandably do not consider the anomalous Canadian case.</w:t>
      </w:r>
      <w:r w:rsidR="00D5413B" w:rsidRPr="00AB5013">
        <w:t xml:space="preserve"> Piketty et al. </w:t>
      </w:r>
      <w:r w:rsidR="00EC6C01" w:rsidRPr="00AB5013">
        <w:t xml:space="preserve">have assigned the Liberal Party to the “left </w:t>
      </w:r>
      <w:del w:id="237" w:author="Simon Kiss" w:date="2022-05-26T14:25:00Z">
        <w:r w:rsidR="00EC6C01" w:rsidRPr="00AB5013">
          <w:delText>block</w:delText>
        </w:r>
      </w:del>
      <w:ins w:id="238" w:author="Simon Kiss" w:date="2022-05-26T14:25:00Z">
        <w:r w:rsidR="00FB3145">
          <w:t>bloc</w:t>
        </w:r>
      </w:ins>
      <w:r w:rsidR="00EC6C01" w:rsidRPr="00AB5013">
        <w:t xml:space="preserve">” in their analyses and yet, this presumably sits uneasily with most close observers of Canadian politics who would remember the Liberal Party’s close relationships with Canada’s business classes through the post-war period </w:t>
      </w:r>
      <w:r w:rsidR="00DA1591" w:rsidRPr="00AB5013">
        <w:fldChar w:fldCharType="begin"/>
      </w:r>
      <w:r w:rsidR="00DA1591" w:rsidRPr="00AB5013">
        <w:instrText xml:space="preserve"> ADDIN ZOTERO_ITEM CSL_CITATION {"citationID":"xcKpVa7Q","properties":{"formattedCitation":"(Porter 1965)","plainCitation":"(Porter 1965)","noteIndex":0},"citationItems":[{"id":4219,"uris":["http://zotero.org/users/4203446/items/923S5YH2"],"itemData":{"id":4219,"type":"book","abstract":"Preface from The Vertical Mosaic THIS BOOK is an attempt to examine the hitherto unexplored subjects of social class and power in Canadian society. However, because no one volume can present a total picture of a modern society, or even of some aspect of that society, there is much that is left unsaid in this study, and many fascinating paths that remain for later investigations. I have tried to suggest some of those which time and resources did not permit me to take.The class and power structure of a modern society arouses a great deal of interest. For example, there is the ethical consideration that class differences appear to contradict those values of a democratic society which emphasize equality. Another reason for the interest is psychological: people have ambivalent feelings about power; that is, men of power are respected, idolized, and often endowed with magical qualities, but as well they are viewed with suspicion, as conspirators against the public good. In the middle of the twentieth century there is also the more practical concern that only the ablest people get into top positions, for, at a time marked by keen international competition, no society can rely on a system of privilege as the basis of recruitment to the higher occupational levels. A system of privilege exists where higher occupational levels are preserved, or tend to be preserved, for particular social groups. Where privilege does exist it may be traced to differences in educational opportunity. Consequently, most modern industrial societies have introduced policies to democratize their educational systems, and so help to bring about more equality of opportunity and at the same time to increase the amount of trained ability that is available. At the level of institutional leadership, that is, of elite groups, it is even more crucial that there be no impediments to people of ability getting to the top. Class can be one such obstacle because it seriously impedes the development of skills in persons having initial talent.Those attracted to the subject of power by the \"inside dope\" that is often found in newspapers and popular magazines will be disappointed with this study. I have included little information that is not readily available to any other researcher. The benefit that I have received from discussions with powerful men is not that I can tell secrets about them, for that has not been my intent, but rather that I have become better oriented to the structures within which these men work.My academic colleagues may be disappointed that I have not presented extensive case studies of particular decisions which elites have made. Valuable and necessary to the understanding of power as such studies might be, my interest has been to look at the institutional context within which decisions are made and to learn something of the type of men who make them. However, I do refer frequently to important decisions, and in the last chapter I try to show how elites co-operate or come into conflict in reaching them.There are many places in this analysis of class and power where I have regretted the inadequacy of the data to give fuller support to the qualified assertions which I have made. Data rarely come in just the form we should like to receive them. Where appropriate I have drawn attention to the tentativeness of the conclusions which must stand as hypotheses for further testing in future investigations. Furthermore, data can be interpreted in different ways according to the theories which investigators use and the values which they hold. Throughout the book I have tried to make explicit the various theories or theoretical considerations about class and power in society which help to make sense of the evidence I have presented.Perhaps less explicit are personal values which have had an influence on the kinds of problems I have sought to analyze. I attach great importance to equality of opportunity on both ethical and practical grounds. I am aware of the criticisms which have been made of the possible development of meritocracies, but I am not convinced that recent extensions of opportunity, particularly in education, are having a detrimental effect on individuals or societies. I believe strongly, too, in the creative role of politics, and in the importance of political institutions as the means through which the major goals of the society can be achieved. Where these values have influenced my interpretation of the facts will, I think, be clear to the reader.In a society which is made up of many cultural groups there is usually some relationship between a person's membership in these groups and his class position and, consequently, his chances of reaching positions of power. Because the Canadian people are often referred to as a mosaic composed of different ethnic groups, the title, \"The Vertical Mosaic,\" was originally given to the chapter which examines the relationship between ethnicity and social class. As the study proceeded, however, the hierarchical relationship between Canada's many cultural groups became a recurring theme in class and power. For example, it became clear that the Canadians of British origin have retained, within the elite structure of the society, the charter group status with which they started out, and that in some institutional settings the French have been admitted as a co-charter group whereas in others they have not. The title, \"The Vertical Mosaic,\" therefore seemed to be an appropriate link between the two parts of the book.-- John Porter, Carleton University, January 1965","ISBN":"978-0-8020-6055-6","language":"en","note":"Google-Books-ID: cWi7AAAAIAAJ","number-of-pages":"658","publisher":"University of Toronto Press","source":"Google Books","title":"The Vertical Mosaic: An Analysis of Social Class and Power in Canada","title-short":"The Vertical Mosaic","author":[{"family":"Porter","given":"John"}],"issued":{"date-parts":[["1965"]]},"citation-key":"porterVerticalMosaicAnalysis1965"}}],"schema":"https://github.com/citation-style-language/schema/raw/master/csl-citation.json"} </w:instrText>
      </w:r>
      <w:r w:rsidR="00DA1591" w:rsidRPr="00AB5013">
        <w:fldChar w:fldCharType="separate"/>
      </w:r>
      <w:r w:rsidR="00DA1591" w:rsidRPr="00AB5013">
        <w:rPr>
          <w:noProof/>
        </w:rPr>
        <w:t>(Porter 1965)</w:t>
      </w:r>
      <w:r w:rsidR="00DA1591" w:rsidRPr="00AB5013">
        <w:fldChar w:fldCharType="end"/>
      </w:r>
      <w:r w:rsidR="00EC6C01" w:rsidRPr="00AB5013">
        <w:t>.</w:t>
      </w:r>
      <w:r w:rsidR="00DA1591" w:rsidRPr="00AB5013">
        <w:t xml:space="preserve"> Moreover, Canada’s experience with the libertarian left is also unique. Its Green Party was late in gaining any significant support and it has a legacy of flirting with eco-conservatism. If anything, left-libertarian voters have had to choose between the business, brokerage Liberals and the stock standard </w:t>
      </w:r>
      <w:ins w:id="239" w:author="Polacko, Matt (2017)" w:date="2022-05-26T13:34:00Z">
        <w:r>
          <w:t>social democratic</w:t>
        </w:r>
        <w:r w:rsidRPr="00AB5013">
          <w:t xml:space="preserve"> </w:t>
        </w:r>
      </w:ins>
      <w:r w:rsidR="00DA1591" w:rsidRPr="00AB5013">
        <w:t>party in</w:t>
      </w:r>
      <w:ins w:id="240" w:author="Simon Kiss" w:date="2022-05-27T10:53:00Z">
        <w:r w:rsidR="00DA1591" w:rsidRPr="00AB5013">
          <w:t xml:space="preserve"> the </w:t>
        </w:r>
      </w:ins>
      <w:ins w:id="241" w:author="Simon Kiss" w:date="2022-05-26T14:42:00Z">
        <w:r w:rsidR="005A415E">
          <w:t>form of</w:t>
        </w:r>
        <w:r w:rsidR="00DA1591" w:rsidRPr="00AB5013">
          <w:t xml:space="preserve"> the </w:t>
        </w:r>
      </w:ins>
      <w:r w:rsidR="00DA1591" w:rsidRPr="00AB5013">
        <w:t xml:space="preserve">NDP </w:t>
      </w:r>
      <w:r w:rsidR="00323709" w:rsidRPr="00AB5013">
        <w:fldChar w:fldCharType="begin"/>
      </w:r>
      <w:r w:rsidR="00323709" w:rsidRPr="00AB5013">
        <w:instrText xml:space="preserve"> ADDIN ZOTERO_ITEM CSL_CITATION {"citationID":"Tu04FfVw","properties":{"formattedCitation":"(Kiss 2005)","plainCitation":"(Kiss 2005)","noteIndex":0},"citationItems":[{"id":136,"uris":["http://zotero.org/users/4203446/items/AES4MTX3"],"itemData":{"id":136,"type":"thesis","abstract":"Some scholars have identified New Politics as a unique political style, identified as New Politics, which carries new political demands correlated with new modes of political action. In this thesis two cases of New Politics interactions with political party systems are compared: Germany and Canada. In the former, the political context resulted in the formation of an independent New Politics party. In the latter, it is contended that New Politics were integrated into an existing social democratic party (the New Democratic Party of Canada). An attempt in 2001 to transform that party is situated in the tradition of New Politics party innovation comparable to the German Green Party.","language":"eng","publisher":"ProQuest Dissertations Publishing","source":"primo.tug-libraries.on.ca","title":"New politics in old parties: A comparison of new politics party innovation in Canada and Germany","title-short":"New politics in old parties","URL":"http://search.proquest.com/docview/305399465/","author":[{"family":"Kiss","given":"Simon"}],"accessed":{"date-parts":[["2017",9,13]]},"issued":{"date-parts":[["2005"]]},"citation-key":"kissNewPoliticsOld2005"}}],"schema":"https://github.com/citation-style-language/schema/raw/master/csl-citation.json"} </w:instrText>
      </w:r>
      <w:r w:rsidR="00323709" w:rsidRPr="00AB5013">
        <w:fldChar w:fldCharType="separate"/>
      </w:r>
      <w:r w:rsidR="00323709" w:rsidRPr="00AB5013">
        <w:rPr>
          <w:noProof/>
        </w:rPr>
        <w:t>(Kiss 2005)</w:t>
      </w:r>
      <w:r w:rsidR="00323709" w:rsidRPr="00AB5013">
        <w:fldChar w:fldCharType="end"/>
      </w:r>
      <w:r w:rsidR="00DA1591" w:rsidRPr="00AB5013">
        <w:t xml:space="preserve">. </w:t>
      </w:r>
    </w:p>
    <w:p w14:paraId="61D01506" w14:textId="688D43BC" w:rsidR="001605F5" w:rsidRPr="00AB5013" w:rsidRDefault="00323709" w:rsidP="00CD63D3">
      <w:pPr>
        <w:pStyle w:val="NormalWeb"/>
        <w:spacing w:before="0" w:beforeAutospacing="0" w:after="0" w:afterAutospacing="0"/>
        <w:jc w:val="both"/>
      </w:pPr>
      <w:r w:rsidRPr="00AB5013">
        <w:tab/>
      </w:r>
      <w:r w:rsidR="6FAFCB44">
        <w:t xml:space="preserve">The Piketty group has begun a more closely grained examination of the specifics of Canada, New Zealand, and Australia in a recent chapter (Gethin 2021) in their </w:t>
      </w:r>
      <w:r w:rsidR="6FAFCB44" w:rsidRPr="008D4A39">
        <w:rPr>
          <w:i/>
          <w:iCs/>
        </w:rPr>
        <w:t xml:space="preserve">Political Cleavages and Social </w:t>
      </w:r>
      <w:r w:rsidR="6FAFCB44" w:rsidRPr="006A574E">
        <w:rPr>
          <w:i/>
        </w:rPr>
        <w:t>Inequalities</w:t>
      </w:r>
      <w:r w:rsidR="6FAFCB44" w:rsidRPr="6FAFCB44">
        <w:t xml:space="preserve"> book</w:t>
      </w:r>
      <w:r w:rsidR="6FAFCB44">
        <w:t>. Gethin argues that</w:t>
      </w:r>
      <w:ins w:id="242" w:author="Polacko, Matt (2017)" w:date="2022-05-26T13:37:00Z">
        <w:r w:rsidR="008D4A39">
          <w:t>:</w:t>
        </w:r>
      </w:ins>
      <w:r w:rsidR="6FAFCB44">
        <w:t xml:space="preserve"> </w:t>
      </w:r>
      <w:del w:id="243" w:author="Polacko, Matt (2017)" w:date="2022-05-26T13:38:00Z">
        <w:r w:rsidR="6FAFCB44" w:rsidDel="008D4A39">
          <w:delText xml:space="preserve"> </w:delText>
        </w:r>
      </w:del>
      <w:r w:rsidR="6FAFCB44">
        <w:t xml:space="preserve">“historical specificities in the course of </w:t>
      </w:r>
      <w:r w:rsidR="6FAFCB44">
        <w:lastRenderedPageBreak/>
        <w:t xml:space="preserve">colonialist expansion” </w:t>
      </w:r>
      <w:del w:id="244" w:author="Polacko, Matt (2017)" w:date="2022-05-26T13:38:00Z">
        <w:r w:rsidR="6FAFCB44" w:rsidDel="008D4A39">
          <w:delText xml:space="preserve"> </w:delText>
        </w:r>
      </w:del>
      <w:r w:rsidR="6FAFCB44">
        <w:t>structured the Canada’s party system around a linguistic cleavage as compared to the religious one in Australia and the Māori-European one in New Zealand.</w:t>
      </w:r>
      <w:r w:rsidR="000E7EBB">
        <w:t xml:space="preserve"> </w:t>
      </w:r>
      <w:r w:rsidR="6FAFCB44">
        <w:t xml:space="preserve">In the latter two countries, class dislodged the earlier cleavage in the postwar period, but it failed to displace language in Canada </w:t>
      </w:r>
      <w:r w:rsidR="000F4E7D" w:rsidRPr="00AB5013">
        <w:rPr>
          <w:noProof/>
        </w:rPr>
        <w:fldChar w:fldCharType="begin"/>
      </w:r>
      <w:r w:rsidR="000F4E7D" w:rsidRPr="00AB5013">
        <w:rPr>
          <w:noProof/>
        </w:rPr>
        <w:instrText xml:space="preserve"> ADDIN ZOTERO_ITEM CSL_CITATION {"citationID":"pVdMRMhf","properties":{"formattedCitation":"(2021, 2)","plainCitation":"(2021, 2)","noteIndex":0},"citationItems":[{"id":8992,"uris":["http://zotero.org/users/4203446/items/7KT9FL5X"],"itemData":{"id":8992,"type":"report","abstract":"This paper studies the long-run transformation of the structure of political cleavages in Australia, Canada, and New Zealand. Regional, linguistic, and religious identities inherited from nation-building processes have differentially shaped the representation of social inequalities in the former dominions. I discuss how the politics of “old minorities” – Catholics of Irish descent in Australia, French speakers of Québec in Canada, and the Māori in New Zealand – have interacted with the politics of class and the formation of electoral divides. In all three countries, higher-educated voters have become increasingly supportive of labor, social democratic, liberal, and green parties, while high-income voters have remained more likely to vote for conservative forces, leading to the emergence of “multi-elite party systems” comparable to that found in other Western democracies. Nonetheless, nativist cleavages remain more limited in these democracies than in Western Europe, as illustrated by the only moderate support of immigrants and new minorities for left-wing and liberal parties.","collection-title":"Preprints, Working Papers","language":"en","number":"halshs-03142214, version 1","publisher":"World Inequality Lab","source":"halshs.archives-ouvertes.fr","title":"Political Cleavages, Class Structures, and the Politics of Old and New Minorities in Australia, Canada, and New Zealand, 1963-2019","URL":"https://halshs.archives-ouvertes.fr/halshs-03142214","author":[{"family":"Gethin","given":"Amory"}],"accessed":{"date-parts":[["2022",5,11]]},"issued":{"date-parts":[["2021",2]]},"citation-key":"gethinPoliticalCleavagesClass2021"},"locator":"2","suppress-author":true}],"schema":"https://github.com/citation-style-language/schema/raw/master/csl-citation.json"} </w:instrText>
      </w:r>
      <w:r w:rsidR="000F4E7D" w:rsidRPr="00AB5013">
        <w:rPr>
          <w:noProof/>
        </w:rPr>
        <w:fldChar w:fldCharType="separate"/>
      </w:r>
      <w:r w:rsidR="00D104E2">
        <w:rPr>
          <w:noProof/>
        </w:rPr>
        <w:t>(</w:t>
      </w:r>
      <w:ins w:id="245" w:author="Polacko, Matt (2017)" w:date="2022-05-26T13:36:00Z">
        <w:r w:rsidR="00020BCF">
          <w:rPr>
            <w:noProof/>
          </w:rPr>
          <w:t>ibid</w:t>
        </w:r>
      </w:ins>
      <w:del w:id="246" w:author="Polacko, Matt (2017)" w:date="2022-05-26T13:36:00Z">
        <w:r w:rsidR="00D104E2" w:rsidDel="00020BCF">
          <w:rPr>
            <w:noProof/>
          </w:rPr>
          <w:delText>2021</w:delText>
        </w:r>
      </w:del>
      <w:ins w:id="247" w:author="Polacko, Matt (2017)" w:date="2022-05-26T13:36:00Z">
        <w:r w:rsidR="00020BCF">
          <w:rPr>
            <w:noProof/>
          </w:rPr>
          <w:t>:</w:t>
        </w:r>
      </w:ins>
      <w:del w:id="248" w:author="Polacko, Matt (2017)" w:date="2022-05-26T13:36:00Z">
        <w:r w:rsidR="00D104E2" w:rsidDel="00020BCF">
          <w:rPr>
            <w:noProof/>
          </w:rPr>
          <w:delText>,</w:delText>
        </w:r>
      </w:del>
      <w:r w:rsidR="00D104E2">
        <w:rPr>
          <w:noProof/>
        </w:rPr>
        <w:t xml:space="preserve"> 2)</w:t>
      </w:r>
      <w:r w:rsidR="000F4E7D" w:rsidRPr="00AB5013">
        <w:rPr>
          <w:noProof/>
        </w:rPr>
        <w:fldChar w:fldCharType="end"/>
      </w:r>
      <w:r w:rsidR="6FAFCB44">
        <w:t>. Nevertheless, he notes that education has had a “growing impact on electoral behaviors” creating transformations within the Liberal and New Democratic parties (ibid</w:t>
      </w:r>
      <w:ins w:id="249" w:author="Polacko, Matt (2017)" w:date="2022-05-26T13:36:00Z">
        <w:r w:rsidR="00020BCF">
          <w:t>:</w:t>
        </w:r>
      </w:ins>
      <w:del w:id="250" w:author="Polacko, Matt (2017)" w:date="2022-05-26T13:36:00Z">
        <w:r w:rsidR="6FAFCB44" w:rsidDel="00020BCF">
          <w:delText>;</w:delText>
        </w:r>
      </w:del>
      <w:r w:rsidR="6FAFCB44">
        <w:t xml:space="preserve"> 192). As a result, despite a different starting point, Canada ends up with the rest in terms of having a “multi-elite” party system: high-income voters support the Conservatives and the more highly educated support the Liberals, NDP</w:t>
      </w:r>
      <w:ins w:id="251" w:author="Polacko, Matt (2017)" w:date="2022-05-26T13:38:00Z">
        <w:r w:rsidR="008D4A39">
          <w:t>,</w:t>
        </w:r>
      </w:ins>
      <w:r w:rsidR="6FAFCB44">
        <w:t xml:space="preserve"> and Greens</w:t>
      </w:r>
      <w:ins w:id="252" w:author="Polacko, Matt (2017)" w:date="2022-05-26T13:37:00Z">
        <w:r w:rsidR="00020BCF">
          <w:t>.</w:t>
        </w:r>
      </w:ins>
      <w:del w:id="253" w:author="Polacko, Matt (2017)" w:date="2022-05-26T13:37:00Z">
        <w:r w:rsidR="6FAFCB44" w:rsidDel="00020BCF">
          <w:delText xml:space="preserve"> </w:delText>
        </w:r>
      </w:del>
      <w:del w:id="254" w:author="Polacko, Matt (2017)" w:date="2022-05-26T13:36:00Z">
        <w:r w:rsidR="6FAFCB44" w:rsidDel="00020BCF">
          <w:delText>(Gethin 2021: 192, 217).</w:delText>
        </w:r>
      </w:del>
      <w:r w:rsidR="00850B55" w:rsidRPr="00AB5013">
        <w:rPr>
          <w:rStyle w:val="FootnoteReference"/>
        </w:rPr>
        <w:footnoteReference w:id="2"/>
      </w:r>
      <w:r w:rsidR="6FAFCB44">
        <w:t xml:space="preserve"> However, in an interesting twist on the standard Piketty narrative, Gethin suggests that class voting (where class is measured by income) has if anything strengthened in Canada over the last quarter century, with the Liberals gradually gaining greater support among those with high incomes while NDP support “has become increasingly concentrated among low-income constituencies” (</w:t>
      </w:r>
      <w:ins w:id="255" w:author="Polacko, Matt (2017)" w:date="2022-05-26T13:37:00Z">
        <w:r w:rsidR="00020BCF">
          <w:t>ibid</w:t>
        </w:r>
      </w:ins>
      <w:del w:id="256" w:author="Polacko, Matt (2017)" w:date="2022-05-26T13:37:00Z">
        <w:r w:rsidR="6FAFCB44" w:rsidDel="00020BCF">
          <w:delText>Gethin 2021</w:delText>
        </w:r>
      </w:del>
      <w:r w:rsidR="6FAFCB44">
        <w:t xml:space="preserve">: 216). </w:t>
      </w:r>
    </w:p>
    <w:p w14:paraId="6ACAA691" w14:textId="3A39EE99" w:rsidR="00850B55" w:rsidRPr="00AB5013" w:rsidRDefault="00D447A0" w:rsidP="00183F54">
      <w:pPr>
        <w:ind w:firstLine="720"/>
        <w:jc w:val="both"/>
        <w:rPr>
          <w:rFonts w:ascii="Times New Roman" w:hAnsi="Times New Roman" w:cs="Times New Roman"/>
        </w:rPr>
      </w:pPr>
      <w:del w:id="257" w:author="Simon Kiss" w:date="2022-05-26T14:42:00Z">
        <w:r w:rsidRPr="00AB5013">
          <w:rPr>
            <w:rFonts w:ascii="Times New Roman" w:hAnsi="Times New Roman" w:cs="Times New Roman"/>
          </w:rPr>
          <w:delText>Nevertheless,</w:delText>
        </w:r>
      </w:del>
      <w:ins w:id="258" w:author="Simon Kiss" w:date="2022-05-26T14:42:00Z">
        <w:r w:rsidR="0012457F">
          <w:rPr>
            <w:rFonts w:ascii="Times New Roman" w:hAnsi="Times New Roman" w:cs="Times New Roman"/>
          </w:rPr>
          <w:t>Accordingly,</w:t>
        </w:r>
      </w:ins>
      <w:r w:rsidRPr="00AB5013">
        <w:rPr>
          <w:rFonts w:ascii="Times New Roman" w:hAnsi="Times New Roman" w:cs="Times New Roman"/>
        </w:rPr>
        <w:t xml:space="preserve"> it is hard to fit this as a case of a redistributive left party falling into the hands of a less redistributive </w:t>
      </w:r>
      <w:del w:id="259" w:author="Simon Kiss" w:date="2022-05-26T14:42:00Z">
        <w:r w:rsidRPr="00AB5013">
          <w:rPr>
            <w:rFonts w:ascii="Times New Roman" w:hAnsi="Times New Roman" w:cs="Times New Roman"/>
          </w:rPr>
          <w:delText xml:space="preserve">Brahmin </w:delText>
        </w:r>
      </w:del>
      <w:ins w:id="260" w:author="Simon Kiss" w:date="2022-05-26T14:42:00Z">
        <w:r w:rsidR="0064569A">
          <w:rPr>
            <w:rFonts w:ascii="Times New Roman" w:hAnsi="Times New Roman" w:cs="Times New Roman"/>
          </w:rPr>
          <w:t>educated elite as Piketty might fear</w:t>
        </w:r>
      </w:ins>
      <w:del w:id="261" w:author="Simon Kiss" w:date="2022-05-26T14:42:00Z">
        <w:r w:rsidRPr="00AB5013">
          <w:rPr>
            <w:rFonts w:ascii="Times New Roman" w:hAnsi="Times New Roman" w:cs="Times New Roman"/>
          </w:rPr>
          <w:delText>elite</w:delText>
        </w:r>
      </w:del>
      <w:r w:rsidRPr="00AB5013">
        <w:rPr>
          <w:rFonts w:ascii="Times New Roman" w:hAnsi="Times New Roman" w:cs="Times New Roman"/>
        </w:rPr>
        <w:t xml:space="preserve">. </w:t>
      </w:r>
      <w:r w:rsidR="00471D67" w:rsidRPr="00AB5013">
        <w:rPr>
          <w:rFonts w:ascii="Times New Roman" w:hAnsi="Times New Roman" w:cs="Times New Roman"/>
        </w:rPr>
        <w:t xml:space="preserve">Neither does it </w:t>
      </w:r>
      <w:r w:rsidRPr="00AB5013">
        <w:rPr>
          <w:rFonts w:ascii="Times New Roman" w:hAnsi="Times New Roman" w:cs="Times New Roman"/>
        </w:rPr>
        <w:t xml:space="preserve">directly fit the Abou-Chadi and Hix </w:t>
      </w:r>
      <w:r w:rsidR="00EA5239">
        <w:rPr>
          <w:rFonts w:ascii="Times New Roman" w:hAnsi="Times New Roman" w:cs="Times New Roman"/>
        </w:rPr>
        <w:t>(2021</w:t>
      </w:r>
      <w:r w:rsidR="00712D5E">
        <w:rPr>
          <w:rFonts w:ascii="Times New Roman" w:hAnsi="Times New Roman" w:cs="Times New Roman"/>
        </w:rPr>
        <w:t>)</w:t>
      </w:r>
      <w:r w:rsidR="00EA5239">
        <w:rPr>
          <w:rFonts w:ascii="Times New Roman" w:hAnsi="Times New Roman" w:cs="Times New Roman"/>
        </w:rPr>
        <w:t xml:space="preserve"> </w:t>
      </w:r>
      <w:r w:rsidRPr="00AB5013">
        <w:rPr>
          <w:rFonts w:ascii="Times New Roman" w:hAnsi="Times New Roman" w:cs="Times New Roman"/>
        </w:rPr>
        <w:t xml:space="preserve">story of new well-educated cohorts investing post-materialist green parties. </w:t>
      </w:r>
      <w:r w:rsidR="008713FC" w:rsidRPr="00AB5013">
        <w:rPr>
          <w:rFonts w:ascii="Times New Roman" w:hAnsi="Times New Roman" w:cs="Times New Roman"/>
        </w:rPr>
        <w:t>Gethin (2021) notes that the Liberals in the past three elections have brought together a Macron-</w:t>
      </w:r>
      <w:proofErr w:type="spellStart"/>
      <w:r w:rsidR="008713FC" w:rsidRPr="00AB5013">
        <w:rPr>
          <w:rFonts w:ascii="Times New Roman" w:hAnsi="Times New Roman" w:cs="Times New Roman"/>
        </w:rPr>
        <w:t>esque</w:t>
      </w:r>
      <w:proofErr w:type="spellEnd"/>
      <w:r w:rsidR="008713FC" w:rsidRPr="00AB5013">
        <w:rPr>
          <w:rFonts w:ascii="Times New Roman" w:hAnsi="Times New Roman" w:cs="Times New Roman"/>
        </w:rPr>
        <w:t xml:space="preserve"> coalition of some of the high income and so</w:t>
      </w:r>
      <w:r w:rsidRPr="00AB5013">
        <w:rPr>
          <w:rFonts w:ascii="Times New Roman" w:hAnsi="Times New Roman" w:cs="Times New Roman"/>
        </w:rPr>
        <w:t>m</w:t>
      </w:r>
      <w:r w:rsidR="008713FC" w:rsidRPr="00AB5013">
        <w:rPr>
          <w:rFonts w:ascii="Times New Roman" w:hAnsi="Times New Roman" w:cs="Times New Roman"/>
        </w:rPr>
        <w:t>e of the highly educated</w:t>
      </w:r>
      <w:r w:rsidRPr="00AB5013">
        <w:rPr>
          <w:rFonts w:ascii="Times New Roman" w:hAnsi="Times New Roman" w:cs="Times New Roman"/>
        </w:rPr>
        <w:t>, but it is hard to determine the impact on redistributive impulses in the party system as the Liberals were never necessarily all that redistributive</w:t>
      </w:r>
      <w:r w:rsidR="008713FC" w:rsidRPr="00AB5013">
        <w:rPr>
          <w:rFonts w:ascii="Times New Roman" w:hAnsi="Times New Roman" w:cs="Times New Roman"/>
        </w:rPr>
        <w:t>.</w:t>
      </w:r>
      <w:r w:rsidR="0003480A" w:rsidRPr="00AB5013">
        <w:rPr>
          <w:rFonts w:ascii="Times New Roman" w:hAnsi="Times New Roman" w:cs="Times New Roman"/>
        </w:rPr>
        <w:t xml:space="preserve"> </w:t>
      </w:r>
      <w:ins w:id="262" w:author="Polacko, Matt (2017)" w:date="2022-05-26T17:31:00Z">
        <w:r w:rsidR="002C4734">
          <w:rPr>
            <w:rFonts w:ascii="Times New Roman" w:hAnsi="Times New Roman" w:cs="Times New Roman"/>
          </w:rPr>
          <w:t xml:space="preserve">Indeed, </w:t>
        </w:r>
      </w:ins>
      <w:ins w:id="263" w:author="Polacko, Matt (2017)" w:date="2022-05-26T17:32:00Z">
        <w:r w:rsidR="002C4734">
          <w:rPr>
            <w:rFonts w:ascii="Times New Roman" w:hAnsi="Times New Roman" w:cs="Times New Roman"/>
          </w:rPr>
          <w:t xml:space="preserve">Liberal governments have largely </w:t>
        </w:r>
      </w:ins>
      <w:ins w:id="264" w:author="Polacko, Matt (2017)" w:date="2022-05-26T17:33:00Z">
        <w:r w:rsidR="002C4734">
          <w:rPr>
            <w:rFonts w:ascii="Times New Roman" w:hAnsi="Times New Roman" w:cs="Times New Roman"/>
          </w:rPr>
          <w:t xml:space="preserve">shifted rightward </w:t>
        </w:r>
      </w:ins>
      <w:ins w:id="265" w:author="Polacko, Matt (2017)" w:date="2022-05-26T17:34:00Z">
        <w:r w:rsidR="002C4734">
          <w:rPr>
            <w:rFonts w:ascii="Times New Roman" w:hAnsi="Times New Roman" w:cs="Times New Roman"/>
          </w:rPr>
          <w:t xml:space="preserve">on </w:t>
        </w:r>
      </w:ins>
      <w:ins w:id="266" w:author="Polacko, Matt (2017)" w:date="2022-05-26T17:36:00Z">
        <w:r w:rsidR="00792C8F">
          <w:rPr>
            <w:rFonts w:ascii="Times New Roman" w:hAnsi="Times New Roman" w:cs="Times New Roman"/>
          </w:rPr>
          <w:t xml:space="preserve">matters of </w:t>
        </w:r>
      </w:ins>
      <w:ins w:id="267" w:author="Polacko, Matt (2017)" w:date="2022-05-26T17:34:00Z">
        <w:r w:rsidR="002C4734">
          <w:rPr>
            <w:rFonts w:ascii="Times New Roman" w:hAnsi="Times New Roman" w:cs="Times New Roman"/>
          </w:rPr>
          <w:t xml:space="preserve">redistribution </w:t>
        </w:r>
      </w:ins>
      <w:ins w:id="268" w:author="Polacko, Matt (2017)" w:date="2022-05-26T17:33:00Z">
        <w:r w:rsidR="002C4734">
          <w:rPr>
            <w:rFonts w:ascii="Times New Roman" w:hAnsi="Times New Roman" w:cs="Times New Roman"/>
          </w:rPr>
          <w:t xml:space="preserve">since the 1990s (Banting and Myles 2013). </w:t>
        </w:r>
      </w:ins>
      <w:r w:rsidR="0003480A" w:rsidRPr="00AB5013">
        <w:rPr>
          <w:rFonts w:ascii="Times New Roman" w:hAnsi="Times New Roman" w:cs="Times New Roman"/>
        </w:rPr>
        <w:t>In sum</w:t>
      </w:r>
      <w:r w:rsidR="00C9101F" w:rsidRPr="00AB5013">
        <w:rPr>
          <w:rFonts w:ascii="Times New Roman" w:hAnsi="Times New Roman" w:cs="Times New Roman"/>
        </w:rPr>
        <w:t xml:space="preserve">, there is value in more closely understanding the education and </w:t>
      </w:r>
      <w:r w:rsidR="00F7167B" w:rsidRPr="00AB5013">
        <w:rPr>
          <w:rFonts w:ascii="Times New Roman" w:hAnsi="Times New Roman" w:cs="Times New Roman"/>
        </w:rPr>
        <w:t xml:space="preserve">income-based </w:t>
      </w:r>
      <w:r w:rsidR="00C9101F" w:rsidRPr="00AB5013">
        <w:rPr>
          <w:rFonts w:ascii="Times New Roman" w:hAnsi="Times New Roman" w:cs="Times New Roman"/>
        </w:rPr>
        <w:t>cleavages in Canada and their impact on party choice, and particularly how these affect competition between the Liberal</w:t>
      </w:r>
      <w:r w:rsidR="00EA5239">
        <w:rPr>
          <w:rFonts w:ascii="Times New Roman" w:hAnsi="Times New Roman" w:cs="Times New Roman"/>
        </w:rPr>
        <w:t>s</w:t>
      </w:r>
      <w:r w:rsidR="00C9101F" w:rsidRPr="00AB5013">
        <w:rPr>
          <w:rFonts w:ascii="Times New Roman" w:hAnsi="Times New Roman" w:cs="Times New Roman"/>
        </w:rPr>
        <w:t xml:space="preserve"> and the NDP.</w:t>
      </w:r>
    </w:p>
    <w:p w14:paraId="1195734C" w14:textId="7D124118" w:rsidR="00344C6D" w:rsidRPr="005875AB" w:rsidRDefault="00F7167B" w:rsidP="6FAFCB44">
      <w:pPr>
        <w:pStyle w:val="NormalWeb"/>
        <w:spacing w:before="0" w:beforeAutospacing="0" w:after="0" w:afterAutospacing="0"/>
        <w:jc w:val="both"/>
      </w:pPr>
      <w:commentRangeStart w:id="269"/>
      <w:r w:rsidRPr="00AB5013">
        <w:tab/>
      </w:r>
      <w:ins w:id="270" w:author="Simon Kiss" w:date="2022-05-26T14:44:00Z">
        <w:r w:rsidR="0010603B">
          <w:t>It is perhaps useful to compare Gethin et al.’</w:t>
        </w:r>
      </w:ins>
      <w:ins w:id="271" w:author="Simon Kiss" w:date="2022-05-26T14:45:00Z">
        <w:r w:rsidR="0010603B">
          <w:t xml:space="preserve">s account of the Canadian party system in with one more familiar with Canadian history. </w:t>
        </w:r>
      </w:ins>
      <w:r w:rsidR="6FAFCB44">
        <w:t xml:space="preserve">Johnston’s (2017) analysis of </w:t>
      </w:r>
      <w:del w:id="272" w:author="Simon Kiss" w:date="2022-05-26T14:45:00Z">
        <w:r w:rsidR="6FAFCB44">
          <w:delText xml:space="preserve">the history of </w:delText>
        </w:r>
      </w:del>
      <w:r w:rsidR="6FAFCB44">
        <w:t xml:space="preserve">the Canadian party system argues that the NDP’s success has primarily come at the expense of the Liberals, especially since a greater left-right ideological sortation took place in the wake of the 1988 election. Underlying this analysis is </w:t>
      </w:r>
      <w:del w:id="273" w:author="Simon Kiss" w:date="2022-05-26T14:45:00Z">
        <w:r w:rsidR="6FAFCB44">
          <w:delText xml:space="preserve">the spectre of </w:delText>
        </w:r>
      </w:del>
      <w:r w:rsidR="6FAFCB44">
        <w:t xml:space="preserve">a </w:t>
      </w:r>
      <w:proofErr w:type="spellStart"/>
      <w:r w:rsidR="6FAFCB44">
        <w:t>Downsian</w:t>
      </w:r>
      <w:proofErr w:type="spellEnd"/>
      <w:r w:rsidR="6FAFCB44">
        <w:t xml:space="preserve"> unidimensional left-right spectrum (outside Quebec</w:t>
      </w:r>
      <w:del w:id="274" w:author="Polacko, Matt (2017)" w:date="2022-05-26T13:39:00Z">
        <w:r w:rsidR="6FAFCB44" w:rsidDel="008D4A39">
          <w:delText>, at least</w:delText>
        </w:r>
      </w:del>
      <w:r w:rsidR="6FAFCB44">
        <w:t xml:space="preserve">) along which voters and parties align themselves. However, if such a dimension exists, then </w:t>
      </w:r>
      <w:ins w:id="275" w:author="Simon Kiss" w:date="2022-05-26T14:46:00Z">
        <w:r w:rsidR="004F3A94">
          <w:t>the pressures of a single-member plurality electoral system,</w:t>
        </w:r>
      </w:ins>
      <w:ins w:id="276" w:author="Simon Kiss" w:date="2022-05-26T14:45:00Z">
        <w:r w:rsidR="0010603B">
          <w:t xml:space="preserve"> </w:t>
        </w:r>
      </w:ins>
      <w:r w:rsidR="6FAFCB44">
        <w:t>it is difficult to explain the continued viability of the NDP. Johnston has no conclusive answer to this question but suggests that federalism plays a role, allowing the NDP a base of support in provinces where it can form a majority, that the continued existence of a third party outside the Liberal Party results in shifting the position of the median voter to the left or that it facilitates leftist policies by strengthening the hand of the Liberal Party’s left-wing. But the Piketty thesis has a different diagnostic.</w:t>
      </w:r>
      <w:ins w:id="277" w:author="Simon Kiss" w:date="2022-05-26T14:46:00Z">
        <w:r w:rsidR="6FAFCB44">
          <w:t xml:space="preserve"> </w:t>
        </w:r>
      </w:ins>
      <w:del w:id="278" w:author="Simon Kiss" w:date="2022-05-26T14:46:00Z">
        <w:r w:rsidR="6FAFCB44" w:rsidDel="004F3A94">
          <w:delText xml:space="preserve"> </w:delText>
        </w:r>
      </w:del>
      <w:del w:id="279" w:author="Simon Kiss" w:date="2022-05-26T14:47:00Z">
        <w:r w:rsidR="6FAFCB44">
          <w:delText xml:space="preserve">The Piketty thesis is </w:delText>
        </w:r>
        <w:r w:rsidR="6FAFCB44" w:rsidDel="004F3A94">
          <w:delText>o</w:delText>
        </w:r>
      </w:del>
      <w:ins w:id="280" w:author="Simon Kiss" w:date="2022-05-26T14:47:00Z">
        <w:r w:rsidR="004F3A94">
          <w:t>It assumes</w:t>
        </w:r>
      </w:ins>
      <w:del w:id="281" w:author="Simon Kiss" w:date="2022-05-26T14:47:00Z">
        <w:r w:rsidR="6FAFCB44" w:rsidDel="004F3A94">
          <w:delText>ne</w:delText>
        </w:r>
      </w:del>
      <w:del w:id="282" w:author="Simon Kiss" w:date="2022-05-27T10:53:00Z">
        <w:r w:rsidR="6FAFCB44">
          <w:delText>one</w:delText>
        </w:r>
      </w:del>
      <w:del w:id="283" w:author="Simon Kiss" w:date="2022-05-26T14:47:00Z">
        <w:r w:rsidR="6FAFCB44">
          <w:delText xml:space="preserve"> of</w:delText>
        </w:r>
      </w:del>
      <w:r w:rsidR="6FAFCB44">
        <w:t xml:space="preserve"> a two</w:t>
      </w:r>
      <w:ins w:id="284" w:author="Polacko, Matt (2017)" w:date="2022-05-26T13:40:00Z">
        <w:r w:rsidR="008D4A39">
          <w:t>-</w:t>
        </w:r>
      </w:ins>
      <w:del w:id="285" w:author="Polacko, Matt (2017)" w:date="2022-05-26T13:40:00Z">
        <w:r w:rsidR="6FAFCB44" w:rsidDel="008D4A39">
          <w:delText xml:space="preserve"> </w:delText>
        </w:r>
      </w:del>
      <w:r w:rsidR="6FAFCB44">
        <w:t>dimensional spectrum</w:t>
      </w:r>
      <w:ins w:id="286" w:author="Simon Kiss" w:date="2022-05-26T14:47:00Z">
        <w:r w:rsidR="6FAFCB44">
          <w:t xml:space="preserve"> </w:t>
        </w:r>
        <w:r w:rsidR="004F3A94">
          <w:t>of social and economic issues</w:t>
        </w:r>
      </w:ins>
      <w:ins w:id="287" w:author="Simon Kiss" w:date="2022-05-27T10:53:00Z">
        <w:r w:rsidR="6FAFCB44">
          <w:t xml:space="preserve"> </w:t>
        </w:r>
      </w:ins>
      <w:r w:rsidR="6FAFCB44">
        <w:t>with different preferences that emerge from educated</w:t>
      </w:r>
      <w:ins w:id="288" w:author="Polacko, Matt (2017)" w:date="2022-05-26T13:41:00Z">
        <w:r w:rsidR="008D4A39">
          <w:t>,</w:t>
        </w:r>
      </w:ins>
      <w:r w:rsidR="6FAFCB44">
        <w:t xml:space="preserve"> compared to rich voters.</w:t>
      </w:r>
      <w:commentRangeEnd w:id="269"/>
      <w:r w:rsidR="004F3A94">
        <w:rPr>
          <w:rStyle w:val="CommentReference"/>
          <w:rFonts w:asciiTheme="minorHAnsi" w:eastAsiaTheme="minorHAnsi" w:hAnsiTheme="minorHAnsi" w:cstheme="minorBidi"/>
        </w:rPr>
        <w:commentReference w:id="269"/>
      </w:r>
    </w:p>
    <w:p w14:paraId="0A7CDBC9" w14:textId="2E2D666D" w:rsidR="005B1495" w:rsidRPr="005875AB" w:rsidDel="00792C8F" w:rsidRDefault="0090609C" w:rsidP="0090609C">
      <w:pPr>
        <w:pStyle w:val="NormalWeb"/>
        <w:spacing w:before="0" w:beforeAutospacing="0" w:after="0" w:afterAutospacing="0"/>
        <w:jc w:val="both"/>
        <w:rPr>
          <w:del w:id="289" w:author="Polacko, Matt (2017)" w:date="2022-05-26T17:36:00Z"/>
          <w:highlight w:val="yellow"/>
        </w:rPr>
      </w:pPr>
      <w:r>
        <w:tab/>
      </w:r>
      <w:r w:rsidR="14050365">
        <w:t xml:space="preserve">Based on the foregoing we investigate the following questions. First, is the general Piketty thesis correct that the Canadian electorate is increasingly characterized by an educated left and a wealthy right? Second, is this pattern the same for parties within the left </w:t>
      </w:r>
      <w:del w:id="290" w:author="Simon Kiss" w:date="2022-05-26T14:25:00Z">
        <w:r w:rsidR="14050365">
          <w:delText>block</w:delText>
        </w:r>
      </w:del>
      <w:ins w:id="291" w:author="Simon Kiss" w:date="2022-05-26T14:25:00Z">
        <w:r w:rsidR="00FB3145">
          <w:t>bloc</w:t>
        </w:r>
      </w:ins>
      <w:r w:rsidR="14050365">
        <w:t xml:space="preserve">, specifically the NDP and the Liberals? Third, is there evidence that changed relationships have any bearing on the potential for redistribution in Canada? </w:t>
      </w:r>
    </w:p>
    <w:p w14:paraId="58D65560" w14:textId="31962BA7" w:rsidR="00E22AEF" w:rsidRPr="005875AB" w:rsidDel="008D4A39" w:rsidRDefault="00E22AEF" w:rsidP="00DD538A">
      <w:pPr>
        <w:pStyle w:val="NormalWeb"/>
        <w:spacing w:before="0" w:beforeAutospacing="0" w:after="0" w:afterAutospacing="0"/>
        <w:jc w:val="both"/>
        <w:rPr>
          <w:del w:id="292" w:author="Polacko, Matt (2017)" w:date="2022-05-26T13:42:00Z"/>
        </w:rPr>
      </w:pPr>
    </w:p>
    <w:p w14:paraId="69156F18" w14:textId="7653EC38" w:rsidR="00E22AEF" w:rsidRPr="005875AB" w:rsidRDefault="00E22AEF" w:rsidP="00DD538A">
      <w:pPr>
        <w:pStyle w:val="NormalWeb"/>
        <w:spacing w:before="0" w:beforeAutospacing="0" w:after="0" w:afterAutospacing="0"/>
        <w:jc w:val="both"/>
      </w:pPr>
    </w:p>
    <w:p w14:paraId="04E581A7" w14:textId="11A1293E" w:rsidR="00E22AEF" w:rsidRPr="005875AB" w:rsidRDefault="00E22AEF" w:rsidP="00B151A7">
      <w:pPr>
        <w:pStyle w:val="Heading1"/>
        <w:rPr>
          <w:lang w:val="en-US"/>
        </w:rPr>
      </w:pPr>
      <w:r w:rsidRPr="005875AB">
        <w:rPr>
          <w:lang w:val="en-US"/>
        </w:rPr>
        <w:lastRenderedPageBreak/>
        <w:t xml:space="preserve">DATA </w:t>
      </w:r>
      <w:ins w:id="293" w:author="Polacko, Matt (2017)" w:date="2022-05-26T17:55:00Z">
        <w:r w:rsidR="00961DF3">
          <w:rPr>
            <w:lang w:val="en-US"/>
          </w:rPr>
          <w:t>&amp; METHODOLOGY</w:t>
        </w:r>
      </w:ins>
    </w:p>
    <w:p w14:paraId="447859AC" w14:textId="77777777" w:rsidR="00E22AEF" w:rsidRPr="005875AB" w:rsidRDefault="00E22AEF" w:rsidP="00DD538A">
      <w:pPr>
        <w:autoSpaceDE w:val="0"/>
        <w:autoSpaceDN w:val="0"/>
        <w:adjustRightInd w:val="0"/>
        <w:jc w:val="both"/>
        <w:rPr>
          <w:rFonts w:ascii="Times New Roman" w:hAnsi="Times New Roman" w:cs="Times New Roman"/>
          <w:b/>
          <w:bCs/>
          <w:lang w:val="en-US"/>
        </w:rPr>
      </w:pPr>
    </w:p>
    <w:p w14:paraId="01F92F02" w14:textId="4E36364D" w:rsidR="00C326AC" w:rsidRPr="005875AB" w:rsidRDefault="00C326AC" w:rsidP="00C326AC">
      <w:pPr>
        <w:jc w:val="both"/>
        <w:rPr>
          <w:rFonts w:ascii="Times New Roman" w:hAnsi="Times New Roman" w:cs="Times New Roman"/>
        </w:rPr>
      </w:pPr>
      <w:r w:rsidRPr="005875AB">
        <w:rPr>
          <w:rFonts w:ascii="Times New Roman" w:hAnsi="Times New Roman" w:cs="Times New Roman"/>
        </w:rPr>
        <w:t xml:space="preserve">To examine </w:t>
      </w:r>
      <w:r w:rsidR="006257DA" w:rsidRPr="005875AB">
        <w:rPr>
          <w:rFonts w:ascii="Times New Roman" w:hAnsi="Times New Roman" w:cs="Times New Roman"/>
        </w:rPr>
        <w:t>the education and income cleavages in</w:t>
      </w:r>
      <w:r w:rsidRPr="005875AB">
        <w:rPr>
          <w:rFonts w:ascii="Times New Roman" w:hAnsi="Times New Roman" w:cs="Times New Roman"/>
        </w:rPr>
        <w:t xml:space="preserve"> Canada, </w:t>
      </w:r>
      <w:r w:rsidR="006257DA" w:rsidRPr="005875AB">
        <w:rPr>
          <w:rFonts w:ascii="Times New Roman" w:hAnsi="Times New Roman" w:cs="Times New Roman"/>
        </w:rPr>
        <w:t>we rely on the</w:t>
      </w:r>
      <w:r w:rsidRPr="005875AB">
        <w:rPr>
          <w:rFonts w:ascii="Times New Roman" w:hAnsi="Times New Roman" w:cs="Times New Roman"/>
        </w:rPr>
        <w:t xml:space="preserve"> entire series of the Canadian Election Study (CES</w:t>
      </w:r>
      <w:ins w:id="294" w:author="Simon Kiss" w:date="2022-05-27T10:53:00Z">
        <w:r w:rsidRPr="005875AB">
          <w:rPr>
            <w:rFonts w:ascii="Times New Roman" w:hAnsi="Times New Roman" w:cs="Times New Roman"/>
          </w:rPr>
          <w:t>)</w:t>
        </w:r>
      </w:ins>
      <w:ins w:id="295" w:author="Simon Kiss" w:date="2022-05-26T14:48:00Z">
        <w:r w:rsidR="004F3A94">
          <w:rPr>
            <w:rFonts w:ascii="Times New Roman" w:hAnsi="Times New Roman" w:cs="Times New Roman"/>
          </w:rPr>
          <w:t xml:space="preserve"> and </w:t>
        </w:r>
      </w:ins>
      <w:del w:id="296" w:author="Simon Kiss" w:date="2022-05-26T14:48:00Z">
        <w:r w:rsidR="00884335" w:rsidRPr="005875AB" w:rsidDel="004F3A94">
          <w:rPr>
            <w:rFonts w:ascii="Times New Roman" w:hAnsi="Times New Roman" w:cs="Times New Roman"/>
          </w:rPr>
          <w:delText>,</w:delText>
        </w:r>
      </w:del>
      <w:del w:id="297" w:author="Simon Kiss" w:date="2022-05-27T10:53:00Z">
        <w:r w:rsidRPr="005875AB">
          <w:rPr>
            <w:rFonts w:ascii="Times New Roman" w:hAnsi="Times New Roman" w:cs="Times New Roman"/>
          </w:rPr>
          <w:delText>)</w:delText>
        </w:r>
        <w:r w:rsidR="00884335" w:rsidRPr="005875AB">
          <w:rPr>
            <w:rFonts w:ascii="Times New Roman" w:hAnsi="Times New Roman" w:cs="Times New Roman"/>
          </w:rPr>
          <w:delText>,</w:delText>
        </w:r>
      </w:del>
      <w:del w:id="298" w:author="Simon Kiss" w:date="2022-05-26T14:48:00Z">
        <w:r w:rsidR="0044705D" w:rsidRPr="005875AB">
          <w:rPr>
            <w:rFonts w:ascii="Times New Roman" w:hAnsi="Times New Roman" w:cs="Times New Roman"/>
          </w:rPr>
          <w:delText xml:space="preserve"> merged with </w:delText>
        </w:r>
      </w:del>
      <w:r w:rsidR="0044705D" w:rsidRPr="005875AB">
        <w:rPr>
          <w:rFonts w:ascii="Times New Roman" w:hAnsi="Times New Roman" w:cs="Times New Roman"/>
        </w:rPr>
        <w:t>MARPOR data on party positions</w:t>
      </w:r>
      <w:r w:rsidRPr="005875AB">
        <w:rPr>
          <w:rFonts w:ascii="Times New Roman" w:eastAsia="Times New Roman" w:hAnsi="Times New Roman" w:cs="Times New Roman"/>
        </w:rPr>
        <w:t>. Our dataset comprises all</w:t>
      </w:r>
      <w:r w:rsidRPr="005875AB">
        <w:rPr>
          <w:rFonts w:ascii="Times New Roman" w:hAnsi="Times New Roman" w:cs="Times New Roman"/>
        </w:rPr>
        <w:t xml:space="preserve"> 17 federal elections from 1965 to 2019, containing an average of roughly 3,000 respondents per election. For consistency, we use the telephone mode of interviews throughout. </w:t>
      </w:r>
    </w:p>
    <w:p w14:paraId="4F8D1227" w14:textId="4A54C2F8" w:rsidR="00C326AC" w:rsidRPr="005875AB" w:rsidRDefault="00021BCD" w:rsidP="00C326AC">
      <w:pPr>
        <w:ind w:firstLine="567"/>
        <w:jc w:val="both"/>
        <w:rPr>
          <w:rFonts w:ascii="Times New Roman" w:hAnsi="Times New Roman" w:cs="Times New Roman"/>
        </w:rPr>
      </w:pPr>
      <w:r w:rsidRPr="005875AB">
        <w:rPr>
          <w:rFonts w:ascii="Times New Roman" w:hAnsi="Times New Roman" w:cs="Times New Roman"/>
        </w:rPr>
        <w:t xml:space="preserve">To measure </w:t>
      </w:r>
      <w:r w:rsidR="0005712A" w:rsidRPr="005875AB">
        <w:rPr>
          <w:rFonts w:ascii="Times New Roman" w:hAnsi="Times New Roman" w:cs="Times New Roman"/>
        </w:rPr>
        <w:t xml:space="preserve">party </w:t>
      </w:r>
      <w:r w:rsidRPr="005875AB">
        <w:rPr>
          <w:rFonts w:ascii="Times New Roman" w:hAnsi="Times New Roman" w:cs="Times New Roman"/>
        </w:rPr>
        <w:t>voting</w:t>
      </w:r>
      <w:r w:rsidR="00C326AC" w:rsidRPr="005875AB">
        <w:rPr>
          <w:rFonts w:ascii="Times New Roman" w:hAnsi="Times New Roman" w:cs="Times New Roman"/>
        </w:rPr>
        <w:t>, the dependent variable is the reported vote choice from the post-election wave of each CES. They are produced for each main party (Liberal, Conservative, NDP, and Bloc Québécois). Conservative vote is the amalgamated vote of right-wing parties that split off or merged with the Conservative Party – including Reform (1987</w:t>
      </w:r>
      <w:r w:rsidR="00C326AC" w:rsidRPr="005875AB">
        <w:rPr>
          <w:rFonts w:ascii="Times New Roman" w:eastAsia="Times New Roman" w:hAnsi="Times New Roman" w:cs="Times New Roman"/>
        </w:rPr>
        <w:t>–</w:t>
      </w:r>
      <w:r w:rsidR="00C326AC" w:rsidRPr="005875AB">
        <w:rPr>
          <w:rFonts w:ascii="Times New Roman" w:hAnsi="Times New Roman" w:cs="Times New Roman"/>
        </w:rPr>
        <w:t>2000), Canadian Alliance (2000), and the People’s Party (2019).</w:t>
      </w:r>
      <w:r w:rsidR="00961DF3">
        <w:rPr>
          <w:rFonts w:ascii="Times New Roman" w:hAnsi="Times New Roman" w:cs="Times New Roman"/>
        </w:rPr>
        <w:t xml:space="preserve"> For analysis, we rely on separate OLS regression models using binary dependent variables to represent voters’ support for each party compared to all other parties.</w:t>
      </w:r>
    </w:p>
    <w:p w14:paraId="26E80062" w14:textId="4C5CC3DB" w:rsidR="00CF41C5" w:rsidRPr="005875AB" w:rsidRDefault="00CF41C5" w:rsidP="00C326AC">
      <w:pPr>
        <w:ind w:firstLine="567"/>
        <w:jc w:val="both"/>
        <w:rPr>
          <w:rFonts w:ascii="Times New Roman" w:hAnsi="Times New Roman" w:cs="Times New Roman"/>
        </w:rPr>
      </w:pPr>
      <w:r w:rsidRPr="005875AB">
        <w:rPr>
          <w:rFonts w:ascii="Times New Roman" w:hAnsi="Times New Roman" w:cs="Times New Roman"/>
        </w:rPr>
        <w:t xml:space="preserve">Our key </w:t>
      </w:r>
      <w:r w:rsidR="00AA6785" w:rsidRPr="005875AB">
        <w:rPr>
          <w:rFonts w:ascii="Times New Roman" w:hAnsi="Times New Roman" w:cs="Times New Roman"/>
        </w:rPr>
        <w:t>explanatory</w:t>
      </w:r>
      <w:r w:rsidRPr="005875AB">
        <w:rPr>
          <w:rFonts w:ascii="Times New Roman" w:hAnsi="Times New Roman" w:cs="Times New Roman"/>
        </w:rPr>
        <w:t xml:space="preserve"> variables measure education and income. Prior to the 1980s, the CES inconsistently asked respondents about their education levels, therefore we measure e</w:t>
      </w:r>
      <w:r w:rsidRPr="005875AB">
        <w:rPr>
          <w:rFonts w:ascii="Times New Roman" w:eastAsia="Times New Roman" w:hAnsi="Times New Roman" w:cs="Times New Roman"/>
        </w:rPr>
        <w:t xml:space="preserve">ducation as a dummy variable coded 1 for </w:t>
      </w:r>
      <w:r w:rsidRPr="005875AB">
        <w:rPr>
          <w:rFonts w:ascii="Times New Roman" w:eastAsia="Times New Roman" w:hAnsi="Times New Roman" w:cs="Times New Roman"/>
          <w:i/>
          <w:iCs/>
        </w:rPr>
        <w:t>degree</w:t>
      </w:r>
      <w:r w:rsidRPr="005875AB">
        <w:rPr>
          <w:rFonts w:ascii="Times New Roman" w:eastAsia="Times New Roman" w:hAnsi="Times New Roman" w:cs="Times New Roman"/>
        </w:rPr>
        <w:t xml:space="preserve"> holders and 0 for non-degree holders. </w:t>
      </w:r>
      <w:r w:rsidR="006257DA" w:rsidRPr="005875AB">
        <w:rPr>
          <w:rFonts w:ascii="Times New Roman" w:eastAsia="Times New Roman" w:hAnsi="Times New Roman" w:cs="Times New Roman"/>
        </w:rPr>
        <w:t xml:space="preserve">Throughout the CES, </w:t>
      </w:r>
      <w:r w:rsidR="006257DA" w:rsidRPr="005875AB">
        <w:rPr>
          <w:rFonts w:ascii="Times New Roman" w:hAnsi="Times New Roman" w:cs="Times New Roman"/>
        </w:rPr>
        <w:t xml:space="preserve">respondents were typically given the option of providing total household </w:t>
      </w:r>
      <w:r w:rsidR="006257DA" w:rsidRPr="00564AEA">
        <w:rPr>
          <w:rFonts w:ascii="Times New Roman" w:hAnsi="Times New Roman" w:cs="Times New Roman"/>
        </w:rPr>
        <w:t>income</w:t>
      </w:r>
      <w:r w:rsidR="006257DA" w:rsidRPr="005875AB">
        <w:rPr>
          <w:rFonts w:ascii="Times New Roman" w:hAnsi="Times New Roman" w:cs="Times New Roman"/>
        </w:rPr>
        <w:t xml:space="preserve"> or identifying their placement within categories. The coding of </w:t>
      </w:r>
      <w:r w:rsidR="006257DA" w:rsidRPr="00564AEA">
        <w:rPr>
          <w:rFonts w:ascii="Times New Roman" w:hAnsi="Times New Roman" w:cs="Times New Roman"/>
          <w:i/>
          <w:iCs/>
        </w:rPr>
        <w:t>income</w:t>
      </w:r>
      <w:r w:rsidR="006257DA" w:rsidRPr="005875AB">
        <w:rPr>
          <w:rFonts w:ascii="Times New Roman" w:hAnsi="Times New Roman" w:cs="Times New Roman"/>
        </w:rPr>
        <w:t xml:space="preserve"> is complicated for this reason, due to the lack of consistency in the inclusion of either option for each wave, and due to the real value of the dollar changing substantially from 1965–2019. As a remedy, respondents are divided into roughly even quintiles </w:t>
      </w:r>
      <w:r w:rsidR="006257DA" w:rsidRPr="005875AB">
        <w:rPr>
          <w:rFonts w:ascii="Times New Roman" w:eastAsia="Times New Roman" w:hAnsi="Times New Roman" w:cs="Times New Roman"/>
        </w:rPr>
        <w:t xml:space="preserve">(low to high) </w:t>
      </w:r>
      <w:r w:rsidR="006257DA" w:rsidRPr="005875AB">
        <w:rPr>
          <w:rFonts w:ascii="Times New Roman" w:hAnsi="Times New Roman" w:cs="Times New Roman"/>
        </w:rPr>
        <w:t>that come closest to matching the quintile boundaries provided by the nearest five-year census.</w:t>
      </w:r>
    </w:p>
    <w:p w14:paraId="71FE455F" w14:textId="0FACF3CB" w:rsidR="00C326AC" w:rsidRPr="005875AB" w:rsidRDefault="00C326AC" w:rsidP="00C326AC">
      <w:pPr>
        <w:ind w:firstLine="567"/>
        <w:jc w:val="both"/>
        <w:rPr>
          <w:rFonts w:ascii="Times New Roman" w:eastAsia="Times New Roman" w:hAnsi="Times New Roman" w:cs="Times New Roman"/>
        </w:rPr>
      </w:pPr>
      <w:r w:rsidRPr="005875AB">
        <w:rPr>
          <w:rFonts w:ascii="Times New Roman" w:hAnsi="Times New Roman" w:cs="Times New Roman"/>
        </w:rPr>
        <w:t xml:space="preserve">We rely on </w:t>
      </w:r>
      <w:r w:rsidR="002F31C4" w:rsidRPr="005875AB">
        <w:rPr>
          <w:rFonts w:ascii="Times New Roman" w:hAnsi="Times New Roman" w:cs="Times New Roman"/>
        </w:rPr>
        <w:t>the</w:t>
      </w:r>
      <w:r w:rsidRPr="005875AB">
        <w:rPr>
          <w:rFonts w:ascii="Times New Roman" w:hAnsi="Times New Roman" w:cs="Times New Roman"/>
        </w:rPr>
        <w:t xml:space="preserve"> standard demographic controls known to influence vote choice in Canada (Fournier et al. 2013; </w:t>
      </w:r>
      <w:proofErr w:type="spellStart"/>
      <w:r w:rsidRPr="005875AB">
        <w:rPr>
          <w:rFonts w:ascii="Times New Roman" w:hAnsi="Times New Roman" w:cs="Times New Roman"/>
        </w:rPr>
        <w:t>Gidengil</w:t>
      </w:r>
      <w:proofErr w:type="spellEnd"/>
      <w:r w:rsidRPr="005875AB">
        <w:rPr>
          <w:rFonts w:ascii="Times New Roman" w:hAnsi="Times New Roman" w:cs="Times New Roman"/>
        </w:rPr>
        <w:t xml:space="preserve"> et al. 2012; Johnston 2017; </w:t>
      </w:r>
      <w:proofErr w:type="spellStart"/>
      <w:r w:rsidRPr="005875AB">
        <w:rPr>
          <w:rFonts w:ascii="Times New Roman" w:hAnsi="Times New Roman" w:cs="Times New Roman"/>
        </w:rPr>
        <w:t>Nevitte</w:t>
      </w:r>
      <w:proofErr w:type="spellEnd"/>
      <w:r w:rsidRPr="005875AB">
        <w:rPr>
          <w:rFonts w:ascii="Times New Roman" w:hAnsi="Times New Roman" w:cs="Times New Roman"/>
        </w:rPr>
        <w:t xml:space="preserve"> et al. 2000). </w:t>
      </w:r>
      <w:r w:rsidR="002F31C4" w:rsidRPr="005875AB">
        <w:rPr>
          <w:rFonts w:ascii="Times New Roman" w:hAnsi="Times New Roman" w:cs="Times New Roman"/>
        </w:rPr>
        <w:t xml:space="preserve">A binary </w:t>
      </w:r>
      <w:r w:rsidR="002F31C4" w:rsidRPr="00564AEA">
        <w:rPr>
          <w:rFonts w:ascii="Times New Roman" w:hAnsi="Times New Roman" w:cs="Times New Roman"/>
          <w:i/>
          <w:iCs/>
        </w:rPr>
        <w:t>male</w:t>
      </w:r>
      <w:r w:rsidR="002F31C4" w:rsidRPr="005875AB">
        <w:rPr>
          <w:rFonts w:ascii="Times New Roman" w:hAnsi="Times New Roman" w:cs="Times New Roman"/>
        </w:rPr>
        <w:t xml:space="preserve"> variable measures gender and </w:t>
      </w:r>
      <w:r w:rsidR="002F31C4" w:rsidRPr="005875AB">
        <w:rPr>
          <w:rFonts w:ascii="Times New Roman" w:eastAsia="Times New Roman" w:hAnsi="Times New Roman" w:cs="Times New Roman"/>
          <w:i/>
          <w:iCs/>
        </w:rPr>
        <w:t>a</w:t>
      </w:r>
      <w:r w:rsidR="00CF41C5" w:rsidRPr="005875AB">
        <w:rPr>
          <w:rFonts w:ascii="Times New Roman" w:eastAsia="Times New Roman" w:hAnsi="Times New Roman" w:cs="Times New Roman"/>
          <w:i/>
          <w:iCs/>
        </w:rPr>
        <w:t>ge</w:t>
      </w:r>
      <w:r w:rsidR="00CF41C5" w:rsidRPr="005875AB">
        <w:rPr>
          <w:rFonts w:ascii="Times New Roman" w:eastAsia="Times New Roman" w:hAnsi="Times New Roman" w:cs="Times New Roman"/>
        </w:rPr>
        <w:t xml:space="preserve"> is included as a continuous variable.</w:t>
      </w:r>
      <w:r w:rsidR="00CF41C5" w:rsidRPr="005875AB">
        <w:rPr>
          <w:rStyle w:val="FootnoteReference"/>
          <w:rFonts w:ascii="Times New Roman" w:eastAsia="Times New Roman" w:hAnsi="Times New Roman" w:cs="Times New Roman"/>
        </w:rPr>
        <w:footnoteReference w:id="3"/>
      </w:r>
      <w:r w:rsidR="00CF41C5" w:rsidRPr="005875AB">
        <w:rPr>
          <w:rFonts w:ascii="Times New Roman" w:eastAsia="Times New Roman" w:hAnsi="Times New Roman" w:cs="Times New Roman"/>
        </w:rPr>
        <w:t xml:space="preserve"> </w:t>
      </w:r>
      <w:r w:rsidRPr="005875AB">
        <w:rPr>
          <w:rFonts w:ascii="Times New Roman" w:eastAsia="Times New Roman" w:hAnsi="Times New Roman" w:cs="Times New Roman"/>
        </w:rPr>
        <w:t xml:space="preserve">To reflect Canada’s pronounced regional cleavage, </w:t>
      </w:r>
      <w:r w:rsidRPr="005875AB">
        <w:rPr>
          <w:rFonts w:ascii="Times New Roman" w:eastAsia="Times New Roman" w:hAnsi="Times New Roman" w:cs="Times New Roman"/>
          <w:i/>
          <w:iCs/>
        </w:rPr>
        <w:t>region</w:t>
      </w:r>
      <w:r w:rsidRPr="005875AB">
        <w:rPr>
          <w:rFonts w:ascii="Times New Roman" w:eastAsia="Times New Roman" w:hAnsi="Times New Roman" w:cs="Times New Roman"/>
        </w:rPr>
        <w:t xml:space="preserve"> is coded as a 4-category variable (Atlantic, Ontario, Quebec, and West). </w:t>
      </w:r>
      <w:r w:rsidRPr="005875AB">
        <w:rPr>
          <w:rFonts w:ascii="Times New Roman" w:hAnsi="Times New Roman" w:cs="Times New Roman"/>
        </w:rPr>
        <w:t>Religion has historically featured prominently in Canadian vote determinants with a pronounced cleavage existing between Catholics and Protestants, although it has weakened in recent years with the cleavage now centring around secularism (</w:t>
      </w:r>
      <w:proofErr w:type="spellStart"/>
      <w:r w:rsidRPr="005875AB">
        <w:rPr>
          <w:rFonts w:ascii="Times New Roman" w:hAnsi="Times New Roman" w:cs="Times New Roman"/>
        </w:rPr>
        <w:t>Wilkins</w:t>
      </w:r>
      <w:proofErr w:type="spellEnd"/>
      <w:r w:rsidRPr="005875AB">
        <w:rPr>
          <w:rFonts w:ascii="Times New Roman" w:hAnsi="Times New Roman" w:cs="Times New Roman"/>
        </w:rPr>
        <w:t>-Laflamme 2016).</w:t>
      </w:r>
      <w:r w:rsidRPr="005875AB">
        <w:rPr>
          <w:rFonts w:ascii="Times New Roman" w:eastAsia="Times New Roman" w:hAnsi="Times New Roman" w:cs="Times New Roman"/>
        </w:rPr>
        <w:t xml:space="preserve"> Thus, </w:t>
      </w:r>
      <w:r w:rsidRPr="005875AB">
        <w:rPr>
          <w:rFonts w:ascii="Times New Roman" w:eastAsia="Times New Roman" w:hAnsi="Times New Roman" w:cs="Times New Roman"/>
          <w:i/>
          <w:iCs/>
        </w:rPr>
        <w:t>religion</w:t>
      </w:r>
      <w:r w:rsidRPr="005875AB">
        <w:rPr>
          <w:rFonts w:ascii="Times New Roman" w:eastAsia="Times New Roman" w:hAnsi="Times New Roman" w:cs="Times New Roman"/>
        </w:rPr>
        <w:t xml:space="preserve"> is a categorical variable (no religion, Catholic, Protestant, and other). </w:t>
      </w:r>
    </w:p>
    <w:p w14:paraId="232F395A" w14:textId="0BDE64C3" w:rsidR="00C326AC" w:rsidRPr="005875AB" w:rsidRDefault="00C326AC" w:rsidP="0005712A">
      <w:pPr>
        <w:autoSpaceDE w:val="0"/>
        <w:autoSpaceDN w:val="0"/>
        <w:adjustRightInd w:val="0"/>
        <w:ind w:firstLine="567"/>
        <w:jc w:val="both"/>
        <w:rPr>
          <w:rFonts w:ascii="Times New Roman" w:eastAsia="Times New Roman" w:hAnsi="Times New Roman" w:cs="Times New Roman"/>
        </w:rPr>
      </w:pPr>
      <w:r w:rsidRPr="005875AB">
        <w:rPr>
          <w:rFonts w:ascii="Times New Roman" w:hAnsi="Times New Roman" w:cs="Times New Roman"/>
        </w:rPr>
        <w:t xml:space="preserve">We also include core attitudinal values </w:t>
      </w:r>
      <w:r w:rsidR="0005712A" w:rsidRPr="005875AB">
        <w:rPr>
          <w:rFonts w:ascii="Times New Roman" w:hAnsi="Times New Roman" w:cs="Times New Roman"/>
        </w:rPr>
        <w:t>in our analysis</w:t>
      </w:r>
      <w:r w:rsidRPr="005875AB">
        <w:rPr>
          <w:rFonts w:ascii="Times New Roman" w:hAnsi="Times New Roman" w:cs="Times New Roman"/>
        </w:rPr>
        <w:t xml:space="preserve">. The CES did not begin to consistently measure attitudinal beliefs until the </w:t>
      </w:r>
      <w:r w:rsidR="002F31C4" w:rsidRPr="005875AB">
        <w:rPr>
          <w:rFonts w:ascii="Times New Roman" w:hAnsi="Times New Roman" w:cs="Times New Roman"/>
        </w:rPr>
        <w:t xml:space="preserve">late </w:t>
      </w:r>
      <w:r w:rsidRPr="005875AB">
        <w:rPr>
          <w:rFonts w:ascii="Times New Roman" w:hAnsi="Times New Roman" w:cs="Times New Roman"/>
        </w:rPr>
        <w:t xml:space="preserve">1980s, therefore, we construct these variables from 1993 onwards. </w:t>
      </w:r>
      <w:r w:rsidR="0005712A" w:rsidRPr="005875AB">
        <w:rPr>
          <w:rFonts w:ascii="Times New Roman" w:hAnsi="Times New Roman" w:cs="Times New Roman"/>
        </w:rPr>
        <w:t>W</w:t>
      </w:r>
      <w:r w:rsidRPr="005875AB">
        <w:rPr>
          <w:rFonts w:ascii="Times New Roman" w:hAnsi="Times New Roman" w:cs="Times New Roman"/>
        </w:rPr>
        <w:t>e construct two indexes, one measuring the economic (state-market) sphere and another the socio-cultural (</w:t>
      </w:r>
      <w:r w:rsidR="00257294" w:rsidRPr="005875AB">
        <w:rPr>
          <w:rFonts w:ascii="Times New Roman" w:hAnsi="Times New Roman" w:cs="Times New Roman"/>
        </w:rPr>
        <w:t>libertarian-authoritarian</w:t>
      </w:r>
      <w:r w:rsidRPr="005875AB">
        <w:rPr>
          <w:rFonts w:ascii="Times New Roman" w:hAnsi="Times New Roman" w:cs="Times New Roman"/>
        </w:rPr>
        <w:t xml:space="preserve">) sphere. </w:t>
      </w:r>
      <w:r w:rsidRPr="005875AB">
        <w:rPr>
          <w:rFonts w:ascii="Times New Roman" w:hAnsi="Times New Roman" w:cs="Times New Roman"/>
          <w:i/>
          <w:iCs/>
        </w:rPr>
        <w:t>Market liberalism</w:t>
      </w:r>
      <w:r w:rsidRPr="005875AB">
        <w:rPr>
          <w:rFonts w:ascii="Times New Roman" w:hAnsi="Times New Roman" w:cs="Times New Roman"/>
        </w:rPr>
        <w:t xml:space="preserve"> measures the economic dimension via two questions: “the government should leave it to the private sector to create jobs” and “people who do not get ahead have only themselves to blame.” </w:t>
      </w:r>
      <w:r w:rsidRPr="005875AB">
        <w:rPr>
          <w:rFonts w:ascii="Times New Roman" w:hAnsi="Times New Roman" w:cs="Times New Roman"/>
          <w:i/>
          <w:iCs/>
        </w:rPr>
        <w:t xml:space="preserve">Moral traditionalism </w:t>
      </w:r>
      <w:r w:rsidRPr="005875AB">
        <w:rPr>
          <w:rFonts w:ascii="Times New Roman" w:hAnsi="Times New Roman" w:cs="Times New Roman"/>
        </w:rPr>
        <w:t>measures the libertarian-authoritarian dimension via a question pertaining to gender roles and another question on attitudes towards homosexuals.</w:t>
      </w:r>
      <w:r w:rsidRPr="005875AB">
        <w:rPr>
          <w:rStyle w:val="FootnoteReference"/>
          <w:rFonts w:ascii="Times New Roman" w:hAnsi="Times New Roman" w:cs="Times New Roman"/>
        </w:rPr>
        <w:footnoteReference w:id="4"/>
      </w:r>
      <w:r w:rsidRPr="005875AB">
        <w:rPr>
          <w:rFonts w:ascii="Times New Roman" w:hAnsi="Times New Roman" w:cs="Times New Roman"/>
        </w:rPr>
        <w:t xml:space="preserve"> </w:t>
      </w:r>
      <w:r w:rsidR="00840065" w:rsidRPr="005875AB">
        <w:rPr>
          <w:rFonts w:ascii="Times New Roman" w:hAnsi="Times New Roman" w:cs="Times New Roman"/>
        </w:rPr>
        <w:t xml:space="preserve">We supplement the two indexes with a further key variable for each dimension. Most importantly for our hypotheses, </w:t>
      </w:r>
      <w:r w:rsidRPr="005875AB">
        <w:rPr>
          <w:rFonts w:ascii="Times New Roman" w:hAnsi="Times New Roman" w:cs="Times New Roman"/>
        </w:rPr>
        <w:t xml:space="preserve">we include respondent support for </w:t>
      </w:r>
      <w:r w:rsidRPr="005875AB">
        <w:rPr>
          <w:rFonts w:ascii="Times New Roman" w:hAnsi="Times New Roman" w:cs="Times New Roman"/>
          <w:i/>
          <w:iCs/>
        </w:rPr>
        <w:t>redistribution</w:t>
      </w:r>
      <w:r w:rsidRPr="005875AB">
        <w:rPr>
          <w:rFonts w:ascii="Times New Roman" w:hAnsi="Times New Roman" w:cs="Times New Roman"/>
        </w:rPr>
        <w:t xml:space="preserve">. The variable is based on variations of the question: “how much do you think should be done to reduce the gap between the rich and the poor in Canada.” </w:t>
      </w:r>
      <w:r w:rsidRPr="005875AB">
        <w:rPr>
          <w:rFonts w:ascii="Times New Roman" w:hAnsi="Times New Roman" w:cs="Times New Roman"/>
        </w:rPr>
        <w:lastRenderedPageBreak/>
        <w:t xml:space="preserve">Similarly, a </w:t>
      </w:r>
      <w:r w:rsidR="00840065" w:rsidRPr="005875AB">
        <w:rPr>
          <w:rFonts w:ascii="Times New Roman" w:hAnsi="Times New Roman" w:cs="Times New Roman"/>
        </w:rPr>
        <w:t>respondent</w:t>
      </w:r>
      <w:r w:rsidR="00360B2E">
        <w:rPr>
          <w:rFonts w:ascii="Times New Roman" w:hAnsi="Times New Roman" w:cs="Times New Roman"/>
        </w:rPr>
        <w:t>’s</w:t>
      </w:r>
      <w:r w:rsidR="00840065" w:rsidRPr="005875AB">
        <w:rPr>
          <w:rFonts w:ascii="Times New Roman" w:hAnsi="Times New Roman" w:cs="Times New Roman"/>
        </w:rPr>
        <w:t xml:space="preserve"> </w:t>
      </w:r>
      <w:r w:rsidRPr="005875AB">
        <w:rPr>
          <w:rFonts w:ascii="Times New Roman" w:hAnsi="Times New Roman" w:cs="Times New Roman"/>
        </w:rPr>
        <w:t>views on immigration</w:t>
      </w:r>
      <w:r w:rsidR="00840065" w:rsidRPr="005875AB">
        <w:rPr>
          <w:rFonts w:ascii="Times New Roman" w:hAnsi="Times New Roman" w:cs="Times New Roman"/>
        </w:rPr>
        <w:t xml:space="preserve"> are </w:t>
      </w:r>
      <w:r w:rsidRPr="005875AB">
        <w:rPr>
          <w:rFonts w:ascii="Times New Roman" w:hAnsi="Times New Roman" w:cs="Times New Roman"/>
        </w:rPr>
        <w:t xml:space="preserve">measured via answers to a question asking whether </w:t>
      </w:r>
      <w:r w:rsidRPr="005875AB">
        <w:rPr>
          <w:rFonts w:ascii="Times New Roman" w:hAnsi="Times New Roman" w:cs="Times New Roman"/>
          <w:i/>
          <w:iCs/>
        </w:rPr>
        <w:t>immigration rates</w:t>
      </w:r>
      <w:r w:rsidRPr="005875AB">
        <w:rPr>
          <w:rFonts w:ascii="Times New Roman" w:hAnsi="Times New Roman" w:cs="Times New Roman"/>
        </w:rPr>
        <w:t xml:space="preserve"> should increase, stay the same, or decrease. Each of the attitudinal variables are re-scaled between 0</w:t>
      </w:r>
      <w:r w:rsidRPr="005875AB">
        <w:rPr>
          <w:rFonts w:ascii="Times New Roman" w:eastAsia="Times New Roman" w:hAnsi="Times New Roman" w:cs="Times New Roman"/>
        </w:rPr>
        <w:t>–</w:t>
      </w:r>
      <w:r w:rsidRPr="005875AB">
        <w:rPr>
          <w:rFonts w:ascii="Times New Roman" w:hAnsi="Times New Roman" w:cs="Times New Roman"/>
        </w:rPr>
        <w:t>1 (left to right) for consistency</w:t>
      </w:r>
      <w:r w:rsidRPr="005875AB">
        <w:rPr>
          <w:rFonts w:ascii="Times New Roman" w:eastAsia="Times New Roman" w:hAnsi="Times New Roman" w:cs="Times New Roman"/>
        </w:rPr>
        <w:t xml:space="preserve">. See </w:t>
      </w:r>
      <w:r w:rsidRPr="006A574E">
        <w:rPr>
          <w:rFonts w:ascii="Times New Roman" w:hAnsi="Times New Roman"/>
        </w:rPr>
        <w:t>Appendix A2</w:t>
      </w:r>
      <w:r w:rsidRPr="005875AB">
        <w:rPr>
          <w:rFonts w:ascii="Times New Roman" w:eastAsia="Times New Roman" w:hAnsi="Times New Roman" w:cs="Times New Roman"/>
        </w:rPr>
        <w:t xml:space="preserve"> for the full questions utilized in the attitudinal variable composition.</w:t>
      </w:r>
    </w:p>
    <w:p w14:paraId="32940A04" w14:textId="088E7F12" w:rsidR="00757BF8" w:rsidRPr="005875AB" w:rsidRDefault="00007B5D" w:rsidP="006A574E">
      <w:pPr>
        <w:autoSpaceDE w:val="0"/>
        <w:autoSpaceDN w:val="0"/>
        <w:adjustRightInd w:val="0"/>
        <w:ind w:firstLine="567"/>
        <w:jc w:val="both"/>
      </w:pPr>
      <w:bookmarkStart w:id="299" w:name="_Hlk104052822"/>
      <w:r w:rsidRPr="005875AB">
        <w:rPr>
          <w:rFonts w:ascii="Times New Roman" w:eastAsia="Times New Roman" w:hAnsi="Times New Roman" w:cs="Times New Roman"/>
        </w:rPr>
        <w:t>The other key explanatory variables in the analyses are the policy offerings of political parties.  We</w:t>
      </w:r>
      <w:r w:rsidR="0005712A" w:rsidRPr="005875AB">
        <w:rPr>
          <w:rFonts w:ascii="Times New Roman" w:hAnsi="Times New Roman" w:cs="Times New Roman"/>
        </w:rPr>
        <w:t xml:space="preserve"> tabulate</w:t>
      </w:r>
      <w:r w:rsidRPr="005875AB">
        <w:rPr>
          <w:rFonts w:ascii="Times New Roman" w:hAnsi="Times New Roman" w:cs="Times New Roman"/>
        </w:rPr>
        <w:t xml:space="preserve"> them</w:t>
      </w:r>
      <w:r w:rsidR="0005712A" w:rsidRPr="005875AB">
        <w:rPr>
          <w:rFonts w:ascii="Times New Roman" w:hAnsi="Times New Roman" w:cs="Times New Roman"/>
        </w:rPr>
        <w:t xml:space="preserve"> from the most popular data for the study of political manifestos – MARPOR, which offers reliable estimates correlating highly with expert and mass surveys (Benoit and Laver 2006). MARPOR relies on party manifesto statements classified into 56 policy categories over seven domains. To measure a party’s position</w:t>
      </w:r>
      <w:r w:rsidRPr="005875AB">
        <w:rPr>
          <w:rFonts w:ascii="Times New Roman" w:hAnsi="Times New Roman" w:cs="Times New Roman"/>
        </w:rPr>
        <w:t xml:space="preserve"> on each dimension</w:t>
      </w:r>
      <w:r w:rsidR="0005712A" w:rsidRPr="005875AB">
        <w:rPr>
          <w:rFonts w:ascii="Times New Roman" w:hAnsi="Times New Roman" w:cs="Times New Roman"/>
        </w:rPr>
        <w:t>, we follow Lowe et al. (2011). This method takes better account of the proportional changes on the left–right scale than the traditional Laver/Budge methodology. The left–right score of the parties is calculated by summing up the logged percentages of all the sentences in the left category and subtracting their total from the sum of the logged percentages of the sentences in the right category.</w:t>
      </w:r>
      <w:r w:rsidR="0005712A" w:rsidRPr="005875AB">
        <w:rPr>
          <w:rStyle w:val="FootnoteReference"/>
          <w:rFonts w:ascii="Times New Roman" w:hAnsi="Times New Roman" w:cs="Times New Roman"/>
        </w:rPr>
        <w:t xml:space="preserve"> </w:t>
      </w:r>
      <w:r w:rsidR="0005712A" w:rsidRPr="005875AB">
        <w:rPr>
          <w:rStyle w:val="FootnoteReference"/>
          <w:rFonts w:ascii="Times New Roman" w:hAnsi="Times New Roman" w:cs="Times New Roman"/>
        </w:rPr>
        <w:footnoteReference w:id="5"/>
      </w:r>
      <w:r w:rsidR="0005712A" w:rsidRPr="005875AB">
        <w:rPr>
          <w:rFonts w:ascii="Times New Roman" w:hAnsi="Times New Roman" w:cs="Times New Roman"/>
        </w:rPr>
        <w:t xml:space="preserve"> </w:t>
      </w:r>
      <w:r w:rsidR="0005712A" w:rsidRPr="00564AEA">
        <w:rPr>
          <w:rFonts w:ascii="Times New Roman" w:hAnsi="Times New Roman" w:cs="Times New Roman"/>
          <w:i/>
          <w:iCs/>
        </w:rPr>
        <w:t>E</w:t>
      </w:r>
      <w:r w:rsidR="0005712A" w:rsidRPr="005875AB">
        <w:rPr>
          <w:rFonts w:ascii="Times New Roman" w:hAnsi="Times New Roman" w:cs="Times New Roman"/>
          <w:i/>
          <w:iCs/>
        </w:rPr>
        <w:t>conomic position</w:t>
      </w:r>
      <w:r w:rsidR="0005712A" w:rsidRPr="005875AB">
        <w:rPr>
          <w:rFonts w:ascii="Times New Roman" w:hAnsi="Times New Roman" w:cs="Times New Roman"/>
        </w:rPr>
        <w:t xml:space="preserve"> and </w:t>
      </w:r>
      <w:r w:rsidR="0005712A" w:rsidRPr="005875AB">
        <w:rPr>
          <w:rFonts w:ascii="Times New Roman" w:hAnsi="Times New Roman" w:cs="Times New Roman"/>
          <w:i/>
          <w:iCs/>
        </w:rPr>
        <w:t>culture position</w:t>
      </w:r>
      <w:r w:rsidR="0005712A" w:rsidRPr="005875AB">
        <w:rPr>
          <w:rFonts w:ascii="Times New Roman" w:hAnsi="Times New Roman" w:cs="Times New Roman"/>
        </w:rPr>
        <w:t xml:space="preserve"> variables are then constructed based on this score involving the relevant categories (left–right from -100 to 100) </w:t>
      </w:r>
      <w:r w:rsidR="00884335" w:rsidRPr="005875AB">
        <w:rPr>
          <w:rFonts w:ascii="Times New Roman" w:hAnsi="Times New Roman" w:cs="Times New Roman"/>
        </w:rPr>
        <w:t>for each party.</w:t>
      </w:r>
      <w:r w:rsidR="0005712A" w:rsidRPr="005875AB">
        <w:rPr>
          <w:rStyle w:val="FootnoteReference"/>
          <w:rFonts w:ascii="Times New Roman" w:hAnsi="Times New Roman" w:cs="Times New Roman"/>
        </w:rPr>
        <w:t xml:space="preserve"> </w:t>
      </w:r>
      <w:r w:rsidR="0005712A" w:rsidRPr="005875AB">
        <w:rPr>
          <w:rFonts w:ascii="Times New Roman" w:hAnsi="Times New Roman" w:cs="Times New Roman"/>
        </w:rPr>
        <w:t>The economic dimension involves 15 categories encompassing key aspects of the economy and the second dimension involves 17 socio-cultural categories</w:t>
      </w:r>
      <w:r w:rsidRPr="005875AB">
        <w:rPr>
          <w:rFonts w:ascii="Times New Roman" w:hAnsi="Times New Roman" w:cs="Times New Roman"/>
        </w:rPr>
        <w:t xml:space="preserve">. </w:t>
      </w:r>
      <w:r w:rsidR="0005712A" w:rsidRPr="006A574E">
        <w:rPr>
          <w:rFonts w:ascii="Times New Roman" w:hAnsi="Times New Roman"/>
        </w:rPr>
        <w:t xml:space="preserve">Appendix </w:t>
      </w:r>
      <w:r w:rsidR="00884335" w:rsidRPr="006A574E">
        <w:rPr>
          <w:rFonts w:ascii="Times New Roman" w:hAnsi="Times New Roman"/>
        </w:rPr>
        <w:t>A3</w:t>
      </w:r>
      <w:r w:rsidR="0005712A" w:rsidRPr="005875AB">
        <w:rPr>
          <w:rFonts w:ascii="Times New Roman" w:hAnsi="Times New Roman" w:cs="Times New Roman"/>
        </w:rPr>
        <w:t xml:space="preserve"> outlines the composition of each, which are the recommended indicators provided by MARPOR for best capturing the economic (state-market) and socio-cultural (</w:t>
      </w:r>
      <w:r w:rsidR="00884335" w:rsidRPr="005875AB">
        <w:rPr>
          <w:rFonts w:ascii="Times New Roman" w:hAnsi="Times New Roman" w:cs="Times New Roman"/>
        </w:rPr>
        <w:t>libertarian</w:t>
      </w:r>
      <w:r w:rsidR="00257294" w:rsidRPr="005875AB">
        <w:rPr>
          <w:rFonts w:ascii="Times New Roman" w:hAnsi="Times New Roman" w:cs="Times New Roman"/>
        </w:rPr>
        <w:t>-authoritarian</w:t>
      </w:r>
      <w:r w:rsidR="0005712A" w:rsidRPr="005875AB">
        <w:rPr>
          <w:rFonts w:ascii="Times New Roman" w:hAnsi="Times New Roman" w:cs="Times New Roman"/>
        </w:rPr>
        <w:t>) dimensions.</w:t>
      </w:r>
      <w:r w:rsidR="0005712A" w:rsidRPr="005875AB">
        <w:rPr>
          <w:rStyle w:val="FootnoteReference"/>
          <w:rFonts w:ascii="Times New Roman" w:hAnsi="Times New Roman" w:cs="Times New Roman"/>
        </w:rPr>
        <w:footnoteReference w:id="6"/>
      </w:r>
      <w:bookmarkEnd w:id="299"/>
    </w:p>
    <w:p w14:paraId="6F224815" w14:textId="50394B48" w:rsidR="009A4595" w:rsidRPr="005875AB" w:rsidRDefault="009A4595" w:rsidP="00B151A7">
      <w:pPr>
        <w:pStyle w:val="Heading1"/>
      </w:pPr>
      <w:r w:rsidRPr="005875AB">
        <w:t>RESULTS</w:t>
      </w:r>
    </w:p>
    <w:p w14:paraId="4109DFC6" w14:textId="2C9B49A6" w:rsidR="00256807" w:rsidRPr="005875AB" w:rsidRDefault="00256807" w:rsidP="00DD538A">
      <w:pPr>
        <w:pStyle w:val="NormalWeb"/>
        <w:spacing w:before="0" w:beforeAutospacing="0" w:after="0" w:afterAutospacing="0"/>
        <w:jc w:val="both"/>
        <w:rPr>
          <w:b/>
          <w:bCs/>
        </w:rPr>
      </w:pPr>
    </w:p>
    <w:p w14:paraId="5C653AA6" w14:textId="044B5FA1" w:rsidR="003B1B35" w:rsidRPr="00564AEA" w:rsidRDefault="003B1B35" w:rsidP="00B151A7">
      <w:pPr>
        <w:pStyle w:val="Heading2"/>
      </w:pPr>
      <w:r w:rsidRPr="00564AEA">
        <w:t xml:space="preserve">Socio-economic </w:t>
      </w:r>
      <w:r w:rsidRPr="005875AB">
        <w:t>s</w:t>
      </w:r>
      <w:r w:rsidRPr="00564AEA">
        <w:t xml:space="preserve">tatus </w:t>
      </w:r>
      <w:r w:rsidRPr="005875AB">
        <w:t>c</w:t>
      </w:r>
      <w:r w:rsidRPr="00564AEA">
        <w:t>leavage</w:t>
      </w:r>
    </w:p>
    <w:p w14:paraId="16ADBBF1" w14:textId="77777777" w:rsidR="003B1B35" w:rsidRPr="005875AB" w:rsidRDefault="003B1B35" w:rsidP="00DD538A">
      <w:pPr>
        <w:pStyle w:val="NormalWeb"/>
        <w:spacing w:before="0" w:beforeAutospacing="0" w:after="0" w:afterAutospacing="0"/>
        <w:jc w:val="both"/>
        <w:rPr>
          <w:b/>
          <w:bCs/>
        </w:rPr>
      </w:pPr>
    </w:p>
    <w:p w14:paraId="187D8C16" w14:textId="642EDD2A" w:rsidR="00256807" w:rsidRPr="005875AB" w:rsidRDefault="00256807" w:rsidP="00DD538A">
      <w:pPr>
        <w:pStyle w:val="NormalWeb"/>
        <w:spacing w:before="0" w:beforeAutospacing="0" w:after="0" w:afterAutospacing="0"/>
        <w:jc w:val="both"/>
        <w:rPr>
          <w:b/>
          <w:bCs/>
        </w:rPr>
      </w:pPr>
      <w:r w:rsidRPr="00564AEA">
        <w:t xml:space="preserve">Following </w:t>
      </w:r>
      <w:r w:rsidR="00C26BA2" w:rsidRPr="007B0EEF">
        <w:t xml:space="preserve">Gethin, Martínez-Toledano and Piketty </w:t>
      </w:r>
      <w:r w:rsidR="00C26BA2">
        <w:t>(</w:t>
      </w:r>
      <w:r w:rsidR="00C26BA2" w:rsidRPr="004401F9">
        <w:t>2022</w:t>
      </w:r>
      <w:r w:rsidRPr="00564AEA">
        <w:t xml:space="preserve">), we </w:t>
      </w:r>
      <w:r w:rsidR="00520EC7">
        <w:t>model the degree of support for Canadian left parties versus all others as a function of degree status</w:t>
      </w:r>
      <w:ins w:id="300" w:author="Polacko, Matt (2017)" w:date="2022-05-26T13:44:00Z">
        <w:r w:rsidR="007E242D">
          <w:t xml:space="preserve"> and</w:t>
        </w:r>
      </w:ins>
      <w:del w:id="301" w:author="Polacko, Matt (2017)" w:date="2022-05-26T13:44:00Z">
        <w:r w:rsidR="00520EC7" w:rsidDel="007E242D">
          <w:delText>,</w:delText>
        </w:r>
      </w:del>
      <w:r w:rsidR="00520EC7">
        <w:t xml:space="preserve"> income</w:t>
      </w:r>
      <w:ins w:id="302" w:author="Polacko, Matt (2017)" w:date="2022-05-26T13:44:00Z">
        <w:r w:rsidR="007E242D">
          <w:t>,</w:t>
        </w:r>
      </w:ins>
      <w:r w:rsidR="00520EC7">
        <w:t xml:space="preserve"> </w:t>
      </w:r>
      <w:del w:id="303" w:author="Polacko, Matt (2017)" w:date="2022-05-26T13:44:00Z">
        <w:r w:rsidR="00520EC7" w:rsidDel="007E242D">
          <w:delText xml:space="preserve">plus </w:delText>
        </w:r>
      </w:del>
      <w:ins w:id="304" w:author="Polacko, Matt (2017)" w:date="2022-05-26T13:44:00Z">
        <w:r w:rsidR="007E242D">
          <w:t xml:space="preserve">with </w:t>
        </w:r>
      </w:ins>
      <w:r w:rsidR="00520EC7">
        <w:t xml:space="preserve">controls </w:t>
      </w:r>
      <w:del w:id="305" w:author="Polacko, Matt (2017)" w:date="2022-05-26T13:44:00Z">
        <w:r w:rsidR="00520EC7" w:rsidDel="007E242D">
          <w:delText xml:space="preserve">including </w:delText>
        </w:r>
      </w:del>
      <w:ins w:id="306" w:author="Polacko, Matt (2017)" w:date="2022-05-26T13:44:00Z">
        <w:r w:rsidR="007E242D">
          <w:t>for</w:t>
        </w:r>
      </w:ins>
      <w:del w:id="307" w:author="Polacko, Matt (2017)" w:date="2022-05-26T13:44:00Z">
        <w:r w:rsidR="00520EC7" w:rsidDel="007E242D">
          <w:delText>sex,</w:delText>
        </w:r>
      </w:del>
      <w:r w:rsidR="00520EC7">
        <w:t xml:space="preserve"> age, </w:t>
      </w:r>
      <w:ins w:id="308" w:author="Polacko, Matt (2017)" w:date="2022-05-26T13:44:00Z">
        <w:r w:rsidR="007E242D">
          <w:t xml:space="preserve">gender, </w:t>
        </w:r>
      </w:ins>
      <w:r w:rsidR="00520EC7">
        <w:t>region</w:t>
      </w:r>
      <w:ins w:id="309" w:author="Polacko, Matt (2017)" w:date="2022-05-26T13:44:00Z">
        <w:r w:rsidR="007E242D">
          <w:t>,</w:t>
        </w:r>
      </w:ins>
      <w:r w:rsidR="00520EC7">
        <w:t xml:space="preserve"> and religion. </w:t>
      </w:r>
      <w:del w:id="310" w:author="Polacko, Matt (2017)" w:date="2022-05-26T13:46:00Z">
        <w:r w:rsidR="00520EC7" w:rsidDel="007E242D">
          <w:delText xml:space="preserve">From </w:delText>
        </w:r>
      </w:del>
      <w:ins w:id="311" w:author="Polacko, Matt (2017)" w:date="2022-05-26T13:46:00Z">
        <w:r w:rsidR="007E242D">
          <w:t xml:space="preserve">The results of </w:t>
        </w:r>
      </w:ins>
      <w:r w:rsidR="00520EC7">
        <w:t>these OLS regressions</w:t>
      </w:r>
      <w:ins w:id="312" w:author="Polacko, Matt (2017)" w:date="2022-05-26T13:46:00Z">
        <w:r w:rsidR="007E242D">
          <w:t xml:space="preserve"> are shown in Figure 1</w:t>
        </w:r>
      </w:ins>
      <w:r w:rsidR="00520EC7">
        <w:t xml:space="preserve">, </w:t>
      </w:r>
      <w:del w:id="313" w:author="Polacko, Matt (2017)" w:date="2022-05-26T13:47:00Z">
        <w:r w:rsidR="00520EC7" w:rsidDel="007E242D">
          <w:delText>we derive estimates</w:delText>
        </w:r>
      </w:del>
      <w:ins w:id="314" w:author="Polacko, Matt (2017)" w:date="2022-05-26T13:47:00Z">
        <w:r w:rsidR="007E242D">
          <w:t>which displays</w:t>
        </w:r>
      </w:ins>
      <w:r w:rsidR="00520EC7">
        <w:t xml:space="preserve"> </w:t>
      </w:r>
      <w:del w:id="315" w:author="Polacko, Matt (2017)" w:date="2022-05-26T13:47:00Z">
        <w:r w:rsidR="00520EC7" w:rsidDel="007E242D">
          <w:delText xml:space="preserve">of </w:delText>
        </w:r>
      </w:del>
      <w:r w:rsidR="00520EC7">
        <w:t xml:space="preserve">the probability of supporting the left </w:t>
      </w:r>
      <w:del w:id="316" w:author="Polacko, Matt (2017)" w:date="2022-05-26T13:47:00Z">
        <w:r w:rsidR="00520EC7" w:rsidDel="00306229">
          <w:delText>party as a function both of degree status and income. The results are shown in Figure 1.</w:delText>
        </w:r>
      </w:del>
      <w:ins w:id="317" w:author="Polacko, Matt (2017)" w:date="2022-05-26T13:47:00Z">
        <w:r w:rsidR="00306229">
          <w:t>block versus the right block.</w:t>
        </w:r>
      </w:ins>
      <w:r w:rsidR="00520EC7">
        <w:t xml:space="preserve"> </w:t>
      </w:r>
    </w:p>
    <w:p w14:paraId="3F04CF7E" w14:textId="16B0051B" w:rsidR="003A1674" w:rsidRPr="005875AB" w:rsidRDefault="009A4595" w:rsidP="00DD538A">
      <w:pPr>
        <w:jc w:val="both"/>
        <w:rPr>
          <w:rFonts w:ascii="Times New Roman" w:hAnsi="Times New Roman" w:cs="Times New Roman"/>
        </w:rPr>
      </w:pPr>
      <w:r w:rsidRPr="005875AB">
        <w:rPr>
          <w:rFonts w:ascii="Times New Roman" w:hAnsi="Times New Roman" w:cs="Times New Roman"/>
        </w:rPr>
        <w:t xml:space="preserve"> </w:t>
      </w:r>
    </w:p>
    <w:p w14:paraId="086564BD" w14:textId="21B22B37" w:rsidR="006B76F8" w:rsidRPr="005875AB" w:rsidRDefault="00B35419" w:rsidP="00B0105C">
      <w:pPr>
        <w:keepNext/>
        <w:jc w:val="center"/>
        <w:rPr>
          <w:rFonts w:ascii="Times New Roman" w:hAnsi="Times New Roman" w:cs="Times New Roman"/>
        </w:rPr>
      </w:pPr>
      <w:ins w:id="318" w:author="Matt Polacko" w:date="2022-05-27T10:53:00Z">
        <w:r>
          <w:rPr>
            <w:noProof/>
          </w:rPr>
          <w:lastRenderedPageBreak/>
          <w:drawing>
            <wp:inline distT="0" distB="0" distL="0" distR="0" wp14:anchorId="120CE36B" wp14:editId="0DCC332D">
              <wp:extent cx="4953589" cy="371519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53589" cy="3715192"/>
                      </a:xfrm>
                      <a:prstGeom prst="rect">
                        <a:avLst/>
                      </a:prstGeom>
                      <a:noFill/>
                      <a:ln>
                        <a:noFill/>
                      </a:ln>
                    </pic:spPr>
                  </pic:pic>
                </a:graphicData>
              </a:graphic>
            </wp:inline>
          </w:drawing>
        </w:r>
      </w:ins>
    </w:p>
    <w:p w14:paraId="77333498" w14:textId="6EAE4031" w:rsidR="004E086B" w:rsidRPr="006A574E" w:rsidRDefault="00221AA5" w:rsidP="00564AEA">
      <w:pPr>
        <w:pStyle w:val="Caption"/>
        <w:jc w:val="both"/>
        <w:rPr>
          <w:rFonts w:ascii="Times New Roman" w:hAnsi="Times New Roman"/>
          <w:color w:val="auto"/>
          <w:sz w:val="20"/>
        </w:rPr>
      </w:pPr>
      <w:ins w:id="319" w:author="Polacko, Matt (2017)" w:date="2022-05-26T13:58:00Z">
        <w:r w:rsidRPr="006A574E">
          <w:rPr>
            <w:rFonts w:ascii="Times New Roman" w:hAnsi="Times New Roman" w:cs="Times New Roman"/>
            <w:color w:val="auto"/>
            <w:sz w:val="20"/>
            <w:szCs w:val="20"/>
          </w:rPr>
          <w:t xml:space="preserve">Figure 1: This shows the OLS coefficient of degree </w:t>
        </w:r>
      </w:ins>
      <w:ins w:id="320" w:author="Polacko, Matt (2017)" w:date="2022-05-26T20:04:00Z">
        <w:r w:rsidR="00AC2D57">
          <w:rPr>
            <w:rFonts w:ascii="Times New Roman" w:hAnsi="Times New Roman" w:cs="Times New Roman"/>
            <w:color w:val="auto"/>
            <w:sz w:val="20"/>
            <w:szCs w:val="20"/>
          </w:rPr>
          <w:t xml:space="preserve">status </w:t>
        </w:r>
      </w:ins>
      <w:ins w:id="321" w:author="Polacko, Matt (2017)" w:date="2022-05-26T13:58:00Z">
        <w:r w:rsidRPr="006A574E">
          <w:rPr>
            <w:rFonts w:ascii="Times New Roman" w:hAnsi="Times New Roman" w:cs="Times New Roman"/>
            <w:color w:val="auto"/>
            <w:sz w:val="20"/>
            <w:szCs w:val="20"/>
          </w:rPr>
          <w:t>and income on vote support for the left block (Greens, Liberals, and NDP) versus the right block (Canadian Alliance, Conservative Party, PCs, Reform Party, and People's Party).</w:t>
        </w:r>
      </w:ins>
    </w:p>
    <w:p w14:paraId="1AC2A178" w14:textId="3B2A3676" w:rsidR="003B1B35" w:rsidRPr="005875AB" w:rsidRDefault="6FAFCB44" w:rsidP="006A574E">
      <w:pPr>
        <w:ind w:firstLine="720"/>
        <w:jc w:val="both"/>
        <w:divId w:val="902301341"/>
        <w:rPr>
          <w:rFonts w:ascii="Times New Roman" w:hAnsi="Times New Roman" w:cs="Times New Roman"/>
        </w:rPr>
      </w:pPr>
      <w:r w:rsidRPr="6FAFCB44">
        <w:rPr>
          <w:rFonts w:ascii="Times New Roman" w:hAnsi="Times New Roman" w:cs="Times New Roman"/>
        </w:rPr>
        <w:t xml:space="preserve">Where Andersen (2013) found no education cleavage in his class voting analysis between 1965 and 2004, here we find a rather stark educational cleavage, where respondents with university degrees were more likely to support the NDP, Greens, or Liberals over conservative parties. </w:t>
      </w:r>
      <w:ins w:id="322" w:author="Polacko, Matt (2017)" w:date="2022-05-26T13:49:00Z">
        <w:r w:rsidR="00306229">
          <w:rPr>
            <w:rFonts w:ascii="Times New Roman" w:hAnsi="Times New Roman" w:cs="Times New Roman"/>
          </w:rPr>
          <w:t>Since 1979 the cleavage flips and a gradual in</w:t>
        </w:r>
      </w:ins>
      <w:ins w:id="323" w:author="Polacko, Matt (2017)" w:date="2022-05-26T13:50:00Z">
        <w:r w:rsidR="00306229">
          <w:rPr>
            <w:rFonts w:ascii="Times New Roman" w:hAnsi="Times New Roman" w:cs="Times New Roman"/>
          </w:rPr>
          <w:t xml:space="preserve">crease occurs, save for the 2000 election. </w:t>
        </w:r>
      </w:ins>
      <w:r w:rsidRPr="6FAFCB44">
        <w:rPr>
          <w:rFonts w:ascii="Times New Roman" w:hAnsi="Times New Roman" w:cs="Times New Roman"/>
        </w:rPr>
        <w:t xml:space="preserve">But at the same time, there is a slower, less dramatic decline in support for left parties by wealthier voters. Overall, this analysis </w:t>
      </w:r>
      <w:ins w:id="324" w:author="Polacko, Matt (2017)" w:date="2022-05-26T13:50:00Z">
        <w:r w:rsidR="00306229">
          <w:rPr>
            <w:rFonts w:ascii="Times New Roman" w:hAnsi="Times New Roman" w:cs="Times New Roman"/>
          </w:rPr>
          <w:t>largel</w:t>
        </w:r>
      </w:ins>
      <w:ins w:id="325" w:author="Polacko, Matt (2017)" w:date="2022-05-26T13:51:00Z">
        <w:r w:rsidR="00306229">
          <w:rPr>
            <w:rFonts w:ascii="Times New Roman" w:hAnsi="Times New Roman" w:cs="Times New Roman"/>
          </w:rPr>
          <w:t xml:space="preserve">y </w:t>
        </w:r>
      </w:ins>
      <w:r w:rsidRPr="6FAFCB44">
        <w:rPr>
          <w:rFonts w:ascii="Times New Roman" w:hAnsi="Times New Roman" w:cs="Times New Roman"/>
        </w:rPr>
        <w:t xml:space="preserve">supports the pattern identified by the Piketty group. </w:t>
      </w:r>
    </w:p>
    <w:p w14:paraId="37B92746" w14:textId="4152A8EE" w:rsidR="003B1B35" w:rsidRPr="005875AB" w:rsidRDefault="6FAFCB44" w:rsidP="00DF4A33">
      <w:pPr>
        <w:ind w:firstLine="720"/>
        <w:jc w:val="both"/>
        <w:divId w:val="902301341"/>
        <w:rPr>
          <w:rFonts w:ascii="Times New Roman" w:hAnsi="Times New Roman" w:cs="Times New Roman"/>
        </w:rPr>
      </w:pPr>
      <w:r w:rsidRPr="6FAFCB44">
        <w:rPr>
          <w:rFonts w:ascii="Times New Roman" w:hAnsi="Times New Roman" w:cs="Times New Roman"/>
        </w:rPr>
        <w:t xml:space="preserve">However, as identified in the introduction, this analysis lumps the Liberals in with the NDP, which is a debatable proposition. </w:t>
      </w:r>
      <w:r w:rsidR="009C335C">
        <w:rPr>
          <w:rFonts w:ascii="Times New Roman" w:hAnsi="Times New Roman" w:cs="Times New Roman"/>
        </w:rPr>
        <w:t>Even a passing familiarity with Canadian political history will take note that the</w:t>
      </w:r>
      <w:r w:rsidRPr="6FAFCB44">
        <w:rPr>
          <w:rFonts w:ascii="Times New Roman" w:hAnsi="Times New Roman" w:cs="Times New Roman"/>
        </w:rPr>
        <w:t xml:space="preserve"> Liberals and the NDP come from different traditions. </w:t>
      </w:r>
      <w:del w:id="326" w:author="Simon Kiss" w:date="2022-05-26T14:48:00Z">
        <w:r w:rsidRPr="6FAFCB44">
          <w:rPr>
            <w:rFonts w:ascii="Times New Roman" w:hAnsi="Times New Roman" w:cs="Times New Roman"/>
          </w:rPr>
          <w:delText xml:space="preserve">Are the </w:delText>
        </w:r>
        <w:r w:rsidR="006922CA">
          <w:rPr>
            <w:rFonts w:ascii="Times New Roman" w:hAnsi="Times New Roman" w:cs="Times New Roman"/>
          </w:rPr>
          <w:delText>two parties</w:delText>
        </w:r>
        <w:r w:rsidRPr="6FAFCB44">
          <w:rPr>
            <w:rFonts w:ascii="Times New Roman" w:hAnsi="Times New Roman" w:cs="Times New Roman"/>
          </w:rPr>
          <w:delText xml:space="preserve"> equally made up of a Brahmin Left</w:delText>
        </w:r>
      </w:del>
      <w:ins w:id="327" w:author="Simon Kiss" w:date="2022-05-26T14:48:00Z">
        <w:r w:rsidR="001008D7">
          <w:rPr>
            <w:rFonts w:ascii="Times New Roman" w:hAnsi="Times New Roman" w:cs="Times New Roman"/>
          </w:rPr>
          <w:t>Do the two parties draw support equally from educated voters</w:t>
        </w:r>
      </w:ins>
      <w:ins w:id="328" w:author="Simon Kiss" w:date="2022-05-27T10:53:00Z">
        <w:r w:rsidRPr="6FAFCB44">
          <w:rPr>
            <w:rFonts w:ascii="Times New Roman" w:hAnsi="Times New Roman" w:cs="Times New Roman"/>
          </w:rPr>
          <w:t>?</w:t>
        </w:r>
      </w:ins>
      <w:del w:id="329" w:author="Simon Kiss" w:date="2022-05-27T10:53:00Z">
        <w:r w:rsidRPr="6FAFCB44">
          <w:rPr>
            <w:rFonts w:ascii="Times New Roman" w:hAnsi="Times New Roman" w:cs="Times New Roman"/>
          </w:rPr>
          <w:delText>?</w:delText>
        </w:r>
      </w:del>
      <w:del w:id="330" w:author="Polacko, Matt (2017)" w:date="2022-05-26T13:51:00Z">
        <w:r w:rsidRPr="6FAFCB44" w:rsidDel="00306229">
          <w:rPr>
            <w:rFonts w:ascii="Times New Roman" w:hAnsi="Times New Roman" w:cs="Times New Roman"/>
          </w:rPr>
          <w:delText xml:space="preserve"> </w:delText>
        </w:r>
      </w:del>
      <w:r w:rsidRPr="6FAFCB44">
        <w:rPr>
          <w:rFonts w:ascii="Times New Roman" w:hAnsi="Times New Roman" w:cs="Times New Roman"/>
        </w:rPr>
        <w:t xml:space="preserve"> We unpack this pattern more in the next section with Figure 2. This figure takes the coefficients from OLS models fit to each of the three largest parties’ vote from 1965 to 2019. The key variables of interest here are a dichotomous variable indicating degree status and one indicating </w:t>
      </w:r>
      <w:del w:id="331" w:author="Polacko, Matt (2017)" w:date="2022-05-26T13:52:00Z">
        <w:r w:rsidRPr="6FAFCB44" w:rsidDel="00306229">
          <w:rPr>
            <w:rFonts w:ascii="Times New Roman" w:hAnsi="Times New Roman" w:cs="Times New Roman"/>
          </w:rPr>
          <w:delText xml:space="preserve">high </w:delText>
        </w:r>
      </w:del>
      <w:r w:rsidRPr="6FAFCB44">
        <w:rPr>
          <w:rFonts w:ascii="Times New Roman" w:hAnsi="Times New Roman" w:cs="Times New Roman"/>
        </w:rPr>
        <w:t>income</w:t>
      </w:r>
      <w:del w:id="332" w:author="Polacko, Matt (2017)" w:date="2022-05-26T13:52:00Z">
        <w:r w:rsidRPr="6FAFCB44" w:rsidDel="00306229">
          <w:rPr>
            <w:rFonts w:ascii="Times New Roman" w:hAnsi="Times New Roman" w:cs="Times New Roman"/>
          </w:rPr>
          <w:delText xml:space="preserve"> status</w:delText>
        </w:r>
      </w:del>
      <w:r w:rsidRPr="6FAFCB44">
        <w:rPr>
          <w:rFonts w:ascii="Times New Roman" w:hAnsi="Times New Roman" w:cs="Times New Roman"/>
        </w:rPr>
        <w:t xml:space="preserve">. The underlying models contain controls for age, gender, region, and religion. For simplicity, the models are not broken up between Canada and Quebec. </w:t>
      </w:r>
      <w:ins w:id="333" w:author="Polacko, Matt (2017)" w:date="2022-05-26T13:55:00Z">
        <w:r w:rsidR="00243E6E">
          <w:rPr>
            <w:rFonts w:ascii="Times New Roman" w:hAnsi="Times New Roman" w:cs="Times New Roman"/>
          </w:rPr>
          <w:t xml:space="preserve">It should be noted that degree, coded as a binary variable, displays stronger effects than income, due to income being a five-category variable. </w:t>
        </w:r>
      </w:ins>
      <w:ins w:id="334" w:author="Polacko, Matt (2017)" w:date="2022-05-26T13:56:00Z">
        <w:r w:rsidR="00243E6E">
          <w:rPr>
            <w:rFonts w:ascii="Times New Roman" w:hAnsi="Times New Roman" w:cs="Times New Roman"/>
          </w:rPr>
          <w:t>Nevertheless, f</w:t>
        </w:r>
      </w:ins>
      <w:ins w:id="335" w:author="Polacko, Matt (2017)" w:date="2022-05-26T13:55:00Z">
        <w:r w:rsidR="00243E6E">
          <w:rPr>
            <w:rFonts w:ascii="Times New Roman" w:hAnsi="Times New Roman" w:cs="Times New Roman"/>
          </w:rPr>
          <w:t xml:space="preserve">rom </w:t>
        </w:r>
      </w:ins>
      <w:del w:id="336" w:author="Polacko, Matt (2017)" w:date="2022-05-26T13:53:00Z">
        <w:r w:rsidRPr="6FAFCB44" w:rsidDel="00243E6E">
          <w:rPr>
            <w:rFonts w:ascii="Times New Roman" w:hAnsi="Times New Roman" w:cs="Times New Roman"/>
          </w:rPr>
          <w:delText xml:space="preserve">From </w:delText>
        </w:r>
      </w:del>
      <w:r w:rsidRPr="6FAFCB44">
        <w:rPr>
          <w:rFonts w:ascii="Times New Roman" w:hAnsi="Times New Roman" w:cs="Times New Roman"/>
        </w:rPr>
        <w:t xml:space="preserve">1965 to 1974 we can see that degree holders significantly preferred the Liberals before reversing in the 1979-80 elections. This is followed by a rather astonishing increase in the importance of degree status for both the Conservative and Liberal parties. The education cleavage seems to have opened permanently between the Liberals and the Conservatives starting in the 1980s, with an NDP cleavage starting in 1979 and expanding in 1997. Non-degree holders have increasingly turned to the Conservatives, while degree holders have turned to the Liberals, followed by the NDP to a lesser extent. However, </w:t>
      </w:r>
      <w:r w:rsidRPr="6FAFCB44">
        <w:rPr>
          <w:rFonts w:ascii="Times New Roman" w:hAnsi="Times New Roman" w:cs="Times New Roman"/>
        </w:rPr>
        <w:lastRenderedPageBreak/>
        <w:t xml:space="preserve">the income trends differ. Overall, income has not been a strong predictor of Liberal support. Although the </w:t>
      </w:r>
      <w:del w:id="337" w:author="Polacko, Matt (2017)" w:date="2022-05-26T13:56:00Z">
        <w:r w:rsidRPr="6FAFCB44" w:rsidDel="00243E6E">
          <w:rPr>
            <w:rFonts w:ascii="Times New Roman" w:hAnsi="Times New Roman" w:cs="Times New Roman"/>
          </w:rPr>
          <w:delText xml:space="preserve">rich </w:delText>
        </w:r>
      </w:del>
      <w:ins w:id="338" w:author="Polacko, Matt (2017)" w:date="2022-05-26T13:56:00Z">
        <w:r w:rsidR="00243E6E">
          <w:rPr>
            <w:rFonts w:ascii="Times New Roman" w:hAnsi="Times New Roman" w:cs="Times New Roman"/>
          </w:rPr>
          <w:t>higher</w:t>
        </w:r>
      </w:ins>
      <w:ins w:id="339" w:author="Polacko, Matt (2017)" w:date="2022-05-26T13:57:00Z">
        <w:r w:rsidR="00221AA5">
          <w:rPr>
            <w:rFonts w:ascii="Times New Roman" w:hAnsi="Times New Roman" w:cs="Times New Roman"/>
          </w:rPr>
          <w:t xml:space="preserve"> </w:t>
        </w:r>
      </w:ins>
      <w:ins w:id="340" w:author="Polacko, Matt (2017)" w:date="2022-05-26T13:56:00Z">
        <w:r w:rsidR="00243E6E">
          <w:rPr>
            <w:rFonts w:ascii="Times New Roman" w:hAnsi="Times New Roman" w:cs="Times New Roman"/>
          </w:rPr>
          <w:t>earners</w:t>
        </w:r>
        <w:r w:rsidR="00243E6E" w:rsidRPr="6FAFCB44">
          <w:rPr>
            <w:rFonts w:ascii="Times New Roman" w:hAnsi="Times New Roman" w:cs="Times New Roman"/>
          </w:rPr>
          <w:t xml:space="preserve"> </w:t>
        </w:r>
      </w:ins>
      <w:r w:rsidRPr="6FAFCB44">
        <w:rPr>
          <w:rFonts w:ascii="Times New Roman" w:hAnsi="Times New Roman" w:cs="Times New Roman"/>
        </w:rPr>
        <w:t xml:space="preserve">gravitated to the Liberals from 1965 to 1972, they did not do so again until the financial crisis of 2008. By contrast, </w:t>
      </w:r>
      <w:del w:id="341" w:author="Polacko, Matt (2017)" w:date="2022-05-26T13:56:00Z">
        <w:r w:rsidRPr="6FAFCB44" w:rsidDel="00243E6E">
          <w:rPr>
            <w:rFonts w:ascii="Times New Roman" w:hAnsi="Times New Roman" w:cs="Times New Roman"/>
          </w:rPr>
          <w:delText>the rich</w:delText>
        </w:r>
      </w:del>
      <w:ins w:id="342" w:author="Polacko, Matt (2017)" w:date="2022-05-26T13:56:00Z">
        <w:r w:rsidR="00243E6E">
          <w:rPr>
            <w:rFonts w:ascii="Times New Roman" w:hAnsi="Times New Roman" w:cs="Times New Roman"/>
          </w:rPr>
          <w:t>high</w:t>
        </w:r>
      </w:ins>
      <w:ins w:id="343" w:author="Polacko, Matt (2017)" w:date="2022-05-26T13:57:00Z">
        <w:r w:rsidR="00221AA5">
          <w:rPr>
            <w:rFonts w:ascii="Times New Roman" w:hAnsi="Times New Roman" w:cs="Times New Roman"/>
          </w:rPr>
          <w:t xml:space="preserve"> </w:t>
        </w:r>
      </w:ins>
      <w:ins w:id="344" w:author="Polacko, Matt (2017)" w:date="2022-05-26T13:56:00Z">
        <w:r w:rsidR="00243E6E">
          <w:rPr>
            <w:rFonts w:ascii="Times New Roman" w:hAnsi="Times New Roman" w:cs="Times New Roman"/>
          </w:rPr>
          <w:t>earners</w:t>
        </w:r>
      </w:ins>
      <w:r w:rsidRPr="6FAFCB44">
        <w:rPr>
          <w:rFonts w:ascii="Times New Roman" w:hAnsi="Times New Roman" w:cs="Times New Roman"/>
        </w:rPr>
        <w:t xml:space="preserve"> have increasingly turned to the Conservatives and away from the NDP over time</w:t>
      </w:r>
      <w:ins w:id="345" w:author="Polacko, Matt (2017)" w:date="2022-05-26T13:56:00Z">
        <w:r w:rsidR="00243E6E">
          <w:rPr>
            <w:rFonts w:ascii="Times New Roman" w:hAnsi="Times New Roman" w:cs="Times New Roman"/>
          </w:rPr>
          <w:t>, which has</w:t>
        </w:r>
      </w:ins>
      <w:ins w:id="346" w:author="Polacko, Matt (2017)" w:date="2022-05-26T13:57:00Z">
        <w:r w:rsidR="00243E6E">
          <w:rPr>
            <w:rFonts w:ascii="Times New Roman" w:hAnsi="Times New Roman" w:cs="Times New Roman"/>
          </w:rPr>
          <w:t xml:space="preserve"> gradually gained significant support from low-</w:t>
        </w:r>
        <w:r w:rsidR="00221AA5">
          <w:rPr>
            <w:rFonts w:ascii="Times New Roman" w:hAnsi="Times New Roman" w:cs="Times New Roman"/>
          </w:rPr>
          <w:t>income earners.</w:t>
        </w:r>
      </w:ins>
      <w:del w:id="347" w:author="Polacko, Matt (2017)" w:date="2022-05-26T13:56:00Z">
        <w:r w:rsidRPr="6FAFCB44" w:rsidDel="00243E6E">
          <w:rPr>
            <w:rFonts w:ascii="Times New Roman" w:hAnsi="Times New Roman" w:cs="Times New Roman"/>
          </w:rPr>
          <w:delText>.</w:delText>
        </w:r>
      </w:del>
    </w:p>
    <w:p w14:paraId="2CBDC0D9" w14:textId="069C1ADB" w:rsidR="002C4EDD" w:rsidRPr="005875AB" w:rsidRDefault="002C4EDD" w:rsidP="00CD63D3">
      <w:pPr>
        <w:pStyle w:val="Caption"/>
        <w:jc w:val="both"/>
        <w:divId w:val="902301341"/>
        <w:rPr>
          <w:rFonts w:ascii="Times New Roman" w:hAnsi="Times New Roman" w:cs="Times New Roman"/>
          <w:i w:val="0"/>
          <w:iCs w:val="0"/>
          <w:color w:val="auto"/>
          <w:sz w:val="24"/>
          <w:szCs w:val="24"/>
        </w:rPr>
      </w:pPr>
    </w:p>
    <w:p w14:paraId="37B8F91C" w14:textId="4833113C" w:rsidR="006B76F8" w:rsidRPr="005875AB" w:rsidRDefault="00B35419" w:rsidP="00B0105C">
      <w:pPr>
        <w:keepNext/>
        <w:jc w:val="center"/>
        <w:divId w:val="902301341"/>
        <w:rPr>
          <w:rFonts w:ascii="Times New Roman" w:hAnsi="Times New Roman" w:cs="Times New Roman"/>
        </w:rPr>
      </w:pPr>
      <w:r>
        <w:rPr>
          <w:noProof/>
        </w:rPr>
        <w:drawing>
          <wp:inline distT="0" distB="0" distL="0" distR="0" wp14:anchorId="23CE84FB" wp14:editId="47E18EAE">
            <wp:extent cx="6172834" cy="30864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72834" cy="3086417"/>
                    </a:xfrm>
                    <a:prstGeom prst="rect">
                      <a:avLst/>
                    </a:prstGeom>
                    <a:noFill/>
                    <a:ln>
                      <a:noFill/>
                    </a:ln>
                  </pic:spPr>
                </pic:pic>
              </a:graphicData>
            </a:graphic>
          </wp:inline>
        </w:drawing>
      </w:r>
    </w:p>
    <w:p w14:paraId="433F24C2" w14:textId="355D929A" w:rsidR="006B76F8" w:rsidRPr="00221AA5" w:rsidDel="00221AA5" w:rsidRDefault="006B76F8" w:rsidP="00865715">
      <w:pPr>
        <w:pStyle w:val="Caption"/>
        <w:jc w:val="both"/>
        <w:rPr>
          <w:del w:id="348" w:author="Polacko, Matt (2017)" w:date="2022-05-26T13:57:00Z"/>
          <w:rFonts w:ascii="Times New Roman" w:hAnsi="Times New Roman" w:cs="Times New Roman"/>
          <w:i w:val="0"/>
          <w:color w:val="auto"/>
          <w:sz w:val="20"/>
          <w:szCs w:val="20"/>
        </w:rPr>
      </w:pPr>
      <w:del w:id="349" w:author="Polacko, Matt (2017)" w:date="2022-05-26T13:57:00Z">
        <w:r w:rsidRPr="00467C2B" w:rsidDel="00221AA5">
          <w:rPr>
            <w:rFonts w:ascii="Times New Roman" w:hAnsi="Times New Roman" w:cs="Times New Roman"/>
            <w:i w:val="0"/>
            <w:color w:val="auto"/>
            <w:sz w:val="20"/>
            <w:szCs w:val="20"/>
          </w:rPr>
          <w:delText xml:space="preserve">Figure </w:delText>
        </w:r>
        <w:r w:rsidRPr="00221AA5" w:rsidDel="00221AA5">
          <w:rPr>
            <w:rFonts w:ascii="Times New Roman" w:hAnsi="Times New Roman" w:cs="Times New Roman"/>
            <w:i w:val="0"/>
            <w:sz w:val="20"/>
            <w:szCs w:val="20"/>
          </w:rPr>
          <w:fldChar w:fldCharType="begin"/>
        </w:r>
        <w:r w:rsidRPr="00467C2B" w:rsidDel="00221AA5">
          <w:rPr>
            <w:rFonts w:ascii="Times New Roman" w:hAnsi="Times New Roman" w:cs="Times New Roman"/>
            <w:i w:val="0"/>
            <w:color w:val="auto"/>
            <w:sz w:val="20"/>
            <w:szCs w:val="20"/>
          </w:rPr>
          <w:delInstrText xml:space="preserve"> SEQ Figure \* ARABIC </w:delInstrText>
        </w:r>
        <w:r w:rsidRPr="00221AA5" w:rsidDel="00221AA5">
          <w:rPr>
            <w:rFonts w:ascii="Times New Roman" w:hAnsi="Times New Roman" w:cs="Times New Roman"/>
            <w:i w:val="0"/>
            <w:sz w:val="20"/>
            <w:szCs w:val="20"/>
          </w:rPr>
          <w:fldChar w:fldCharType="separate"/>
        </w:r>
        <w:r w:rsidR="002B394D" w:rsidRPr="00467C2B" w:rsidDel="00221AA5">
          <w:rPr>
            <w:rFonts w:ascii="Times New Roman" w:hAnsi="Times New Roman" w:cs="Times New Roman"/>
            <w:i w:val="0"/>
            <w:noProof/>
            <w:color w:val="auto"/>
            <w:sz w:val="20"/>
            <w:szCs w:val="20"/>
          </w:rPr>
          <w:delText>2</w:delText>
        </w:r>
        <w:r w:rsidRPr="00221AA5" w:rsidDel="00221AA5">
          <w:rPr>
            <w:rFonts w:ascii="Times New Roman" w:hAnsi="Times New Roman" w:cs="Times New Roman"/>
            <w:i w:val="0"/>
            <w:sz w:val="20"/>
            <w:szCs w:val="20"/>
          </w:rPr>
          <w:fldChar w:fldCharType="end"/>
        </w:r>
        <w:r w:rsidRPr="00467C2B" w:rsidDel="00221AA5">
          <w:rPr>
            <w:rFonts w:ascii="Times New Roman" w:hAnsi="Times New Roman" w:cs="Times New Roman"/>
            <w:i w:val="0"/>
            <w:color w:val="auto"/>
            <w:sz w:val="20"/>
            <w:szCs w:val="20"/>
          </w:rPr>
          <w:delText xml:space="preserve">: This shows the </w:delText>
        </w:r>
        <w:r w:rsidR="00551DCC" w:rsidRPr="00467C2B" w:rsidDel="00221AA5">
          <w:rPr>
            <w:rFonts w:ascii="Times New Roman" w:hAnsi="Times New Roman" w:cs="Times New Roman"/>
            <w:i w:val="0"/>
            <w:color w:val="auto"/>
            <w:sz w:val="20"/>
            <w:szCs w:val="20"/>
          </w:rPr>
          <w:delText xml:space="preserve">OLS </w:delText>
        </w:r>
        <w:r w:rsidRPr="00467C2B" w:rsidDel="00221AA5">
          <w:rPr>
            <w:rFonts w:ascii="Times New Roman" w:hAnsi="Times New Roman" w:cs="Times New Roman"/>
            <w:i w:val="0"/>
            <w:color w:val="auto"/>
            <w:sz w:val="20"/>
            <w:szCs w:val="20"/>
          </w:rPr>
          <w:delText xml:space="preserve">coefficients </w:delText>
        </w:r>
        <w:r w:rsidR="00FD0541" w:rsidRPr="00467C2B" w:rsidDel="00221AA5">
          <w:rPr>
            <w:rFonts w:ascii="Times New Roman" w:hAnsi="Times New Roman" w:cs="Times New Roman"/>
            <w:i w:val="0"/>
            <w:color w:val="auto"/>
            <w:sz w:val="20"/>
            <w:szCs w:val="20"/>
          </w:rPr>
          <w:delText xml:space="preserve">dichotomous variables representing degree status and income (1=highest quintile, 0 = all others) </w:delText>
        </w:r>
        <w:r w:rsidRPr="00467C2B" w:rsidDel="00221AA5">
          <w:rPr>
            <w:rFonts w:ascii="Times New Roman" w:hAnsi="Times New Roman" w:cs="Times New Roman"/>
            <w:i w:val="0"/>
            <w:color w:val="auto"/>
            <w:sz w:val="20"/>
            <w:szCs w:val="20"/>
          </w:rPr>
          <w:delText xml:space="preserve">on </w:delText>
        </w:r>
        <w:r w:rsidR="008C4C53" w:rsidRPr="00467C2B" w:rsidDel="00221AA5">
          <w:rPr>
            <w:rFonts w:ascii="Times New Roman" w:hAnsi="Times New Roman" w:cs="Times New Roman"/>
            <w:i w:val="0"/>
            <w:color w:val="auto"/>
            <w:sz w:val="20"/>
            <w:szCs w:val="20"/>
          </w:rPr>
          <w:delText xml:space="preserve">vote </w:delText>
        </w:r>
        <w:r w:rsidRPr="00467C2B" w:rsidDel="00221AA5">
          <w:rPr>
            <w:rFonts w:ascii="Times New Roman" w:hAnsi="Times New Roman" w:cs="Times New Roman"/>
            <w:i w:val="0"/>
            <w:color w:val="auto"/>
            <w:sz w:val="20"/>
            <w:szCs w:val="20"/>
          </w:rPr>
          <w:delText>support for the right bloc</w:delText>
        </w:r>
        <w:r w:rsidR="001367DD" w:rsidRPr="00467C2B" w:rsidDel="00221AA5">
          <w:rPr>
            <w:rFonts w:ascii="Times New Roman" w:hAnsi="Times New Roman" w:cs="Times New Roman"/>
            <w:i w:val="0"/>
            <w:color w:val="auto"/>
            <w:sz w:val="20"/>
            <w:szCs w:val="20"/>
          </w:rPr>
          <w:delText>k</w:delText>
        </w:r>
      </w:del>
      <w:proofErr w:type="spellStart"/>
      <w:ins w:id="350" w:author="Simon Kiss" w:date="2022-05-26T14:25:00Z">
        <w:r w:rsidR="00FB3145">
          <w:rPr>
            <w:rFonts w:ascii="Times New Roman" w:hAnsi="Times New Roman" w:cs="Times New Roman"/>
            <w:i w:val="0"/>
            <w:iCs w:val="0"/>
            <w:color w:val="auto"/>
            <w:sz w:val="20"/>
            <w:szCs w:val="20"/>
          </w:rPr>
          <w:t>bloc</w:t>
        </w:r>
      </w:ins>
      <w:del w:id="351" w:author="Polacko, Matt (2017)" w:date="2022-05-26T13:57:00Z">
        <w:r w:rsidR="001367DD" w:rsidRPr="00467C2B" w:rsidDel="00221AA5">
          <w:rPr>
            <w:rFonts w:ascii="Times New Roman" w:hAnsi="Times New Roman" w:cs="Times New Roman"/>
            <w:i w:val="0"/>
            <w:color w:val="auto"/>
            <w:sz w:val="20"/>
            <w:szCs w:val="20"/>
          </w:rPr>
          <w:delText xml:space="preserve"> (</w:delText>
        </w:r>
        <w:r w:rsidR="00E765DC" w:rsidRPr="00384CA8" w:rsidDel="00221AA5">
          <w:rPr>
            <w:rFonts w:ascii="Times New Roman" w:hAnsi="Times New Roman"/>
            <w:sz w:val="20"/>
          </w:rPr>
          <w:delText>Canadian Alliance, Conservative Party, PCs, Reform Party, and People's Party</w:delText>
        </w:r>
        <w:r w:rsidR="001367DD" w:rsidRPr="00384CA8" w:rsidDel="00221AA5">
          <w:rPr>
            <w:rFonts w:ascii="Times New Roman" w:hAnsi="Times New Roman"/>
            <w:sz w:val="20"/>
          </w:rPr>
          <w:delText>),</w:delText>
        </w:r>
        <w:r w:rsidR="000705F1" w:rsidRPr="00384CA8" w:rsidDel="00221AA5">
          <w:rPr>
            <w:rFonts w:ascii="Times New Roman" w:hAnsi="Times New Roman"/>
            <w:sz w:val="20"/>
          </w:rPr>
          <w:delText xml:space="preserve"> </w:delText>
        </w:r>
        <w:r w:rsidRPr="00467C2B" w:rsidDel="00221AA5">
          <w:rPr>
            <w:rFonts w:ascii="Times New Roman" w:hAnsi="Times New Roman" w:cs="Times New Roman"/>
            <w:i w:val="0"/>
            <w:color w:val="auto"/>
            <w:sz w:val="20"/>
            <w:szCs w:val="20"/>
          </w:rPr>
          <w:delText>the Liberals</w:delText>
        </w:r>
        <w:r w:rsidR="000705F1" w:rsidRPr="00467C2B" w:rsidDel="00221AA5">
          <w:rPr>
            <w:rFonts w:ascii="Times New Roman" w:hAnsi="Times New Roman" w:cs="Times New Roman"/>
            <w:i w:val="0"/>
            <w:color w:val="auto"/>
            <w:sz w:val="20"/>
            <w:szCs w:val="20"/>
          </w:rPr>
          <w:delText>,</w:delText>
        </w:r>
        <w:r w:rsidRPr="00467C2B" w:rsidDel="00221AA5">
          <w:rPr>
            <w:rFonts w:ascii="Times New Roman" w:hAnsi="Times New Roman" w:cs="Times New Roman"/>
            <w:i w:val="0"/>
            <w:color w:val="auto"/>
            <w:sz w:val="20"/>
            <w:szCs w:val="20"/>
          </w:rPr>
          <w:delText xml:space="preserve"> and the NDP.</w:delText>
        </w:r>
      </w:del>
    </w:p>
    <w:p w14:paraId="33AB114A" w14:textId="3D54C97B" w:rsidR="006D2FD3" w:rsidRPr="008C5E1F" w:rsidRDefault="00221AA5" w:rsidP="00D163DB">
      <w:pPr>
        <w:jc w:val="both"/>
        <w:divId w:val="902301341"/>
        <w:rPr>
          <w:ins w:id="352" w:author="Polacko, Matt (2017)" w:date="2022-05-26T13:58:00Z"/>
          <w:rFonts w:ascii="Times New Roman" w:hAnsi="Times New Roman"/>
          <w:i/>
          <w:sz w:val="20"/>
        </w:rPr>
      </w:pPr>
      <w:ins w:id="353" w:author="Polacko, Matt (2017)" w:date="2022-05-26T13:58:00Z">
        <w:r w:rsidRPr="008C5E1F">
          <w:rPr>
            <w:rFonts w:ascii="Times New Roman" w:hAnsi="Times New Roman" w:cs="Times New Roman"/>
            <w:i/>
            <w:iCs/>
            <w:sz w:val="20"/>
            <w:szCs w:val="20"/>
          </w:rPr>
          <w:t>Figure</w:t>
        </w:r>
        <w:proofErr w:type="spellEnd"/>
        <w:r w:rsidRPr="008C5E1F">
          <w:rPr>
            <w:rFonts w:ascii="Times New Roman" w:hAnsi="Times New Roman" w:cs="Times New Roman"/>
            <w:i/>
            <w:iCs/>
            <w:sz w:val="20"/>
            <w:szCs w:val="20"/>
          </w:rPr>
          <w:t xml:space="preserve"> 2: This shows the OLS coefficients </w:t>
        </w:r>
      </w:ins>
      <w:ins w:id="354" w:author="Polacko, Matt (2017)" w:date="2022-05-26T20:03:00Z">
        <w:r w:rsidR="00AC2D57">
          <w:rPr>
            <w:rFonts w:ascii="Times New Roman" w:hAnsi="Times New Roman" w:cs="Times New Roman"/>
            <w:i/>
            <w:iCs/>
            <w:sz w:val="20"/>
            <w:szCs w:val="20"/>
          </w:rPr>
          <w:t>of</w:t>
        </w:r>
      </w:ins>
      <w:ins w:id="355" w:author="Polacko, Matt (2017)" w:date="2022-05-26T13:58:00Z">
        <w:r w:rsidRPr="008C5E1F">
          <w:rPr>
            <w:rFonts w:ascii="Times New Roman" w:hAnsi="Times New Roman" w:cs="Times New Roman"/>
            <w:i/>
            <w:iCs/>
            <w:sz w:val="20"/>
            <w:szCs w:val="20"/>
          </w:rPr>
          <w:t xml:space="preserve"> degree status and income on vote support for the right block (Canadian Alliance, Conservative Party, PCs, Reform Party, and People's Party), the Liberals, and the NDP.</w:t>
        </w:r>
      </w:ins>
    </w:p>
    <w:p w14:paraId="6A16503B" w14:textId="77777777" w:rsidR="00221AA5" w:rsidRPr="005875AB" w:rsidRDefault="00221AA5" w:rsidP="00D163DB">
      <w:pPr>
        <w:jc w:val="both"/>
        <w:divId w:val="902301341"/>
        <w:rPr>
          <w:ins w:id="356" w:author="Matt Polacko" w:date="2022-05-27T10:53:00Z"/>
          <w:rFonts w:ascii="Times New Roman" w:hAnsi="Times New Roman" w:cs="Times New Roman"/>
        </w:rPr>
      </w:pPr>
    </w:p>
    <w:p w14:paraId="7D65DB9C" w14:textId="2D2704B6" w:rsidR="00964D76" w:rsidRPr="005875AB" w:rsidRDefault="6FAFCB44" w:rsidP="6FAFCB44">
      <w:pPr>
        <w:pStyle w:val="NormalWeb"/>
        <w:spacing w:before="0" w:beforeAutospacing="0" w:after="0" w:afterAutospacing="0"/>
        <w:ind w:firstLine="720"/>
        <w:jc w:val="both"/>
      </w:pPr>
      <w:r>
        <w:t xml:space="preserve">Thus, underlying the </w:t>
      </w:r>
      <w:ins w:id="357" w:author="Simon Kiss" w:date="2022-05-26T14:49:00Z">
        <w:r w:rsidR="00912C32">
          <w:t>“</w:t>
        </w:r>
      </w:ins>
      <w:r>
        <w:t xml:space="preserve">Brahmin </w:t>
      </w:r>
      <w:ins w:id="358" w:author="Simon Kiss" w:date="2022-05-26T14:49:00Z">
        <w:r w:rsidR="00912C32">
          <w:t>l</w:t>
        </w:r>
      </w:ins>
      <w:del w:id="359" w:author="Simon Kiss" w:date="2022-05-26T14:48:00Z">
        <w:r w:rsidDel="00912C32">
          <w:delText>l</w:delText>
        </w:r>
      </w:del>
      <w:ins w:id="360" w:author="Simon Kiss" w:date="2022-05-27T10:53:00Z">
        <w:r>
          <w:t>eft</w:t>
        </w:r>
      </w:ins>
      <w:ins w:id="361" w:author="Simon Kiss" w:date="2022-05-26T14:49:00Z">
        <w:r w:rsidR="00912C32">
          <w:t>” and “</w:t>
        </w:r>
      </w:ins>
      <w:del w:id="362" w:author="Simon Kiss" w:date="2022-05-26T14:49:00Z">
        <w:r w:rsidDel="00912C32">
          <w:delText xml:space="preserve">, </w:delText>
        </w:r>
      </w:del>
      <w:ins w:id="363" w:author="Simon Kiss" w:date="2022-05-26T14:49:00Z">
        <w:r w:rsidR="00912C32">
          <w:t>M</w:t>
        </w:r>
      </w:ins>
      <w:del w:id="364" w:author="Simon Kiss" w:date="2022-05-27T10:53:00Z">
        <w:r>
          <w:delText xml:space="preserve">left, </w:delText>
        </w:r>
      </w:del>
      <w:del w:id="365" w:author="Simon Kiss" w:date="2022-05-26T14:49:00Z">
        <w:r>
          <w:delText>m</w:delText>
        </w:r>
      </w:del>
      <w:r>
        <w:t>erchant right</w:t>
      </w:r>
      <w:ins w:id="366" w:author="Simon Kiss" w:date="2022-05-26T14:49:00Z">
        <w:r w:rsidR="00912C32">
          <w:t>”</w:t>
        </w:r>
      </w:ins>
      <w:ins w:id="367" w:author="Matt Polacko" w:date="2022-05-27T10:53:00Z">
        <w:r>
          <w:t xml:space="preserve"> </w:t>
        </w:r>
      </w:ins>
      <w:ins w:id="368" w:author="Polacko, Matt (2017)" w:date="2022-05-26T13:59:00Z">
        <w:r w:rsidR="00F7719B">
          <w:t>thesi</w:t>
        </w:r>
      </w:ins>
      <w:ins w:id="369" w:author="Polacko, Matt (2017)" w:date="2022-05-26T14:00:00Z">
        <w:r w:rsidR="00F7719B">
          <w:t xml:space="preserve">s, </w:t>
        </w:r>
      </w:ins>
      <w:r>
        <w:t xml:space="preserve">there is a vastly different socio-demographic profile to the parties that make up the two large </w:t>
      </w:r>
      <w:del w:id="370" w:author="Simon Kiss" w:date="2022-05-26T14:25:00Z">
        <w:r w:rsidDel="00FB3145">
          <w:delText>block</w:delText>
        </w:r>
      </w:del>
      <w:ins w:id="371" w:author="Simon Kiss" w:date="2022-05-26T14:25:00Z">
        <w:r w:rsidR="00FB3145">
          <w:t>bloc</w:t>
        </w:r>
      </w:ins>
      <w:ins w:id="372" w:author="Simon Kiss" w:date="2022-05-27T10:53:00Z">
        <w:r>
          <w:t>s</w:t>
        </w:r>
      </w:ins>
      <w:ins w:id="373" w:author="Matt Polacko" w:date="2022-05-27T10:53:00Z">
        <w:del w:id="374" w:author="Simon Kiss" w:date="2022-05-27T11:16:00Z">
          <w:r w:rsidDel="005119FA">
            <w:delText>blocks</w:delText>
          </w:r>
        </w:del>
        <w:r>
          <w:t xml:space="preserve"> </w:t>
        </w:r>
      </w:ins>
      <w:ins w:id="375" w:author="Polacko, Matt (2017)" w:date="2022-05-26T14:00:00Z">
        <w:r w:rsidR="00F7719B">
          <w:t xml:space="preserve">in Canada </w:t>
        </w:r>
      </w:ins>
      <w:r>
        <w:t xml:space="preserve">that is largely ignored by the Piketty group. But what motivates these voters? </w:t>
      </w:r>
      <w:proofErr w:type="gramStart"/>
      <w:r>
        <w:t>Are</w:t>
      </w:r>
      <w:proofErr w:type="gramEnd"/>
      <w:r>
        <w:t xml:space="preserve"> highly educated left</w:t>
      </w:r>
      <w:ins w:id="376" w:author="Simon Kiss" w:date="2022-05-27T10:53:00Z">
        <w:r>
          <w:t>-</w:t>
        </w:r>
      </w:ins>
      <w:del w:id="377" w:author="Simon Kiss" w:date="2022-05-26T14:25:00Z">
        <w:r w:rsidDel="00FB3145">
          <w:delText>block</w:delText>
        </w:r>
      </w:del>
      <w:ins w:id="378" w:author="Simon Kiss" w:date="2022-05-26T14:25:00Z">
        <w:r w:rsidR="00FB3145">
          <w:t>bloc</w:t>
        </w:r>
      </w:ins>
      <w:ins w:id="379" w:author="Polacko, Matt (2017)" w:date="2022-05-26T14:00:00Z">
        <w:r w:rsidR="00F7719B">
          <w:t xml:space="preserve"> </w:t>
        </w:r>
      </w:ins>
      <w:del w:id="380" w:author="Polacko, Matt (2017)" w:date="2022-05-26T14:00:00Z">
        <w:r w:rsidDel="00F7719B">
          <w:delText>-</w:delText>
        </w:r>
      </w:del>
      <w:ins w:id="381" w:author="Matt Polacko" w:date="2022-05-27T10:53:00Z">
        <w:r>
          <w:t>block</w:t>
        </w:r>
      </w:ins>
      <w:r>
        <w:t xml:space="preserve"> voters motivated by the same concerns as low</w:t>
      </w:r>
      <w:ins w:id="382" w:author="Polacko, Matt (2017)" w:date="2022-05-26T14:00:00Z">
        <w:r w:rsidR="00F7719B">
          <w:t xml:space="preserve"> </w:t>
        </w:r>
      </w:ins>
      <w:del w:id="383" w:author="Polacko, Matt (2017)" w:date="2022-05-26T14:00:00Z">
        <w:r w:rsidDel="00F7719B">
          <w:delText>-</w:delText>
        </w:r>
      </w:del>
      <w:r>
        <w:t>income left voters? Are highly educated Liberal voters motivated by the same concerns as highly educated NDP voters</w:t>
      </w:r>
      <w:ins w:id="384" w:author="Polacko, Matt (2017)" w:date="2022-05-26T14:00:00Z">
        <w:r w:rsidR="00F7719B">
          <w:t>?</w:t>
        </w:r>
      </w:ins>
      <w:del w:id="385" w:author="Polacko, Matt (2017)" w:date="2022-05-26T14:00:00Z">
        <w:r w:rsidDel="00F7719B">
          <w:delText>.</w:delText>
        </w:r>
      </w:del>
      <w:r>
        <w:t xml:space="preserve"> Previous comparative research leads in different directions. </w:t>
      </w:r>
      <w:del w:id="386" w:author="Polacko, Matt (2017)" w:date="2022-05-26T14:00:00Z">
        <w:r w:rsidDel="00F7719B">
          <w:delText xml:space="preserve"> </w:delText>
        </w:r>
      </w:del>
      <w:r>
        <w:t xml:space="preserve">One of the earliest attempts to investigate the pattern of the educated left, non-educated right, found it essential to examine voters’ motivations by distinguishing between class and cultural voting </w:t>
      </w:r>
      <w:r w:rsidR="009D149E">
        <w:fldChar w:fldCharType="begin"/>
      </w:r>
      <w:r w:rsidR="009D149E">
        <w:instrText xml:space="preserve"> ADDIN ZOTERO_ITEM CSL_CITATION {"citationID":"SabRwiGh","properties":{"formattedCitation":"(Houtman, Achterberg, and Derks 2009)","plainCitation":"(Houtman, Achterberg, and Derks 2009)","noteIndex":0},"citationItems":[{"id":2206,"uris":["http://zotero.org/users/4203446/items/VQAFKBKK"],"itemData":{"id":2206,"type":"book","abstract":"Social conflicts and voting patterns in Western nations indicate a gradual erosion of working-class support for the left, a process that class theory itself cannot adequately explain. Farewell to the Leftist Working Class aims to fill this gap by developing, testing, and confirming an alternative explanation of rightist tendencies among the underprivileged. The authors argue that cultural issues revolving around individual liberty and maintenance of social order have become much more significant since World War II. The obligation to work and strict notions of deservingness have become central to the debate about the welfare state. Indeed, although economic egalitarianism is more typically found among the working class, it is only firmly connected to a universalistic and inclusionary progressive political ideology among the middle class. Farewell to the Leftist Working Class reports cutting-edge research into the withering away of working-class support for the left and the welfare state, drawing mostly on survey data collected in Western Europe, the United States, and other Western countries.","ISBN":"978-1-4128-0910-8","language":"en","number-of-pages":"153","publisher":"Transaction Publishers","source":"Google Books","title":"Farewell to the Leftist Working Class","author":[{"family":"Houtman","given":"Dick"},{"family":"Achterberg","given":"Peter"},{"family":"Derks","given":"Anton"}],"issued":{"date-parts":[["2009",6,30]]},"citation-key":"houtmanFarewellLeftistWorking2009"}}],"schema":"https://github.com/citation-style-language/schema/raw/master/csl-citation.json"} </w:instrText>
      </w:r>
      <w:r w:rsidR="009D149E">
        <w:fldChar w:fldCharType="separate"/>
      </w:r>
      <w:r w:rsidRPr="6FAFCB44">
        <w:rPr>
          <w:noProof/>
        </w:rPr>
        <w:t>(Houtman, Achterberg, and Derks 2009)</w:t>
      </w:r>
      <w:r w:rsidR="009D149E">
        <w:fldChar w:fldCharType="end"/>
      </w:r>
      <w:r>
        <w:t>. These researchers did find that the links between educated voters and the left, and non-educated voters and the right, were largely motivated by issues on the second dimension. By cont</w:t>
      </w:r>
      <w:r w:rsidR="00F42CC2">
        <w:t>r</w:t>
      </w:r>
      <w:r>
        <w:t xml:space="preserve">ast, using European Social Survey data from 2002 to 2018, Abou-Chadi and Hix (2021) document that educated leftist voters do support redistribution, although their models crucially do not control for second-dimension issues of libertarian-authoritarian attitudes and individual identities. So, what is the story in Canada? Is the increasing education cleavage that exists between the Conservatives and the other parties a threat to redistribution? </w:t>
      </w:r>
    </w:p>
    <w:p w14:paraId="3B3A5A09" w14:textId="33E28639" w:rsidR="006D2FD3" w:rsidRPr="005875AB" w:rsidRDefault="00FB288B" w:rsidP="00DD538A">
      <w:pPr>
        <w:pStyle w:val="NormalWeb"/>
        <w:spacing w:before="0" w:beforeAutospacing="0" w:after="0" w:afterAutospacing="0"/>
        <w:ind w:firstLine="720"/>
        <w:jc w:val="both"/>
      </w:pPr>
      <w:r w:rsidRPr="005875AB">
        <w:t xml:space="preserve">Below, we examine the </w:t>
      </w:r>
      <w:r w:rsidR="00186E0C">
        <w:t>policy differences that characterize this new type of</w:t>
      </w:r>
      <w:r w:rsidRPr="005875AB">
        <w:t xml:space="preserve"> </w:t>
      </w:r>
      <w:del w:id="387" w:author="Simon Kiss" w:date="2022-05-27T11:16:00Z">
        <w:r w:rsidR="00981FA4" w:rsidDel="005119FA">
          <w:delText>SES</w:delText>
        </w:r>
        <w:r w:rsidR="00BC1990" w:rsidRPr="005875AB" w:rsidDel="005119FA">
          <w:delText xml:space="preserve"> </w:delText>
        </w:r>
      </w:del>
      <w:ins w:id="388" w:author="Simon Kiss" w:date="2022-05-27T11:16:00Z">
        <w:r w:rsidR="005119FA">
          <w:t>class</w:t>
        </w:r>
        <w:r w:rsidR="005119FA" w:rsidRPr="005875AB">
          <w:t xml:space="preserve"> </w:t>
        </w:r>
      </w:ins>
      <w:r w:rsidRPr="005875AB">
        <w:t>cleavage.</w:t>
      </w:r>
      <w:r w:rsidR="006D2FD3" w:rsidRPr="005875AB">
        <w:t xml:space="preserve"> First</w:t>
      </w:r>
      <w:r w:rsidR="00F24E98" w:rsidRPr="005875AB">
        <w:t>,</w:t>
      </w:r>
      <w:r w:rsidR="006D2FD3" w:rsidRPr="005875AB">
        <w:t xml:space="preserve"> we present </w:t>
      </w:r>
      <w:r w:rsidR="00E25FB9" w:rsidRPr="005875AB">
        <w:t xml:space="preserve">the policy preferences by </w:t>
      </w:r>
      <w:r w:rsidR="00964D76" w:rsidRPr="005875AB">
        <w:t xml:space="preserve">degree </w:t>
      </w:r>
      <w:r w:rsidR="00256807" w:rsidRPr="005875AB">
        <w:t xml:space="preserve">and income </w:t>
      </w:r>
      <w:r w:rsidR="00964D76" w:rsidRPr="005875AB">
        <w:t xml:space="preserve">in </w:t>
      </w:r>
      <w:ins w:id="389" w:author="Polacko, Matt (2017)" w:date="2022-05-26T14:01:00Z">
        <w:r w:rsidR="00F7719B" w:rsidRPr="005875AB">
          <w:t xml:space="preserve">Figures </w:t>
        </w:r>
        <w:r w:rsidR="00F7719B">
          <w:t>3</w:t>
        </w:r>
        <w:r w:rsidR="00F7719B" w:rsidRPr="005875AB">
          <w:t xml:space="preserve"> and </w:t>
        </w:r>
        <w:r w:rsidR="00F7719B">
          <w:t xml:space="preserve">4 </w:t>
        </w:r>
      </w:ins>
      <w:ins w:id="390" w:author="Polacko, Matt (2017)" w:date="2022-05-26T14:02:00Z">
        <w:r w:rsidR="00F7719B">
          <w:t xml:space="preserve">below, </w:t>
        </w:r>
      </w:ins>
      <w:del w:id="391" w:author="Polacko, Matt (2017)" w:date="2022-05-26T14:01:00Z">
        <w:r w:rsidR="00964D76" w:rsidRPr="005875AB" w:rsidDel="00F7719B">
          <w:delText xml:space="preserve">the following two graphs </w:delText>
        </w:r>
      </w:del>
      <w:r w:rsidR="00964D76" w:rsidRPr="005875AB">
        <w:t xml:space="preserve">on several measures in the </w:t>
      </w:r>
      <w:r w:rsidR="00F24E98" w:rsidRPr="005875AB">
        <w:t>CES</w:t>
      </w:r>
      <w:r w:rsidR="00964D76" w:rsidRPr="005875AB">
        <w:t xml:space="preserve"> implicated in the literature on class realignment</w:t>
      </w:r>
      <w:r w:rsidR="006D3AEC" w:rsidRPr="005875AB">
        <w:t>. S</w:t>
      </w:r>
      <w:r w:rsidR="00964D76" w:rsidRPr="005875AB">
        <w:t>pecifically</w:t>
      </w:r>
      <w:r w:rsidR="00791395" w:rsidRPr="005875AB">
        <w:t>,</w:t>
      </w:r>
      <w:r w:rsidR="00964D76" w:rsidRPr="005875AB">
        <w:t xml:space="preserve"> </w:t>
      </w:r>
      <w:r w:rsidR="006D3AEC" w:rsidRPr="005875AB">
        <w:t xml:space="preserve">we include </w:t>
      </w:r>
      <w:r w:rsidR="00964D76" w:rsidRPr="005875AB">
        <w:t>commitments to moral traditionalism, immigration, redistribution</w:t>
      </w:r>
      <w:r w:rsidR="00AB1D7F" w:rsidRPr="005875AB">
        <w:t>,</w:t>
      </w:r>
      <w:r w:rsidR="00964D76" w:rsidRPr="005875AB">
        <w:t xml:space="preserve"> and market liberalism.</w:t>
      </w:r>
      <w:del w:id="392" w:author="Polacko, Matt (2017)" w:date="2022-05-26T14:02:00Z">
        <w:r w:rsidR="00964D76" w:rsidRPr="005875AB" w:rsidDel="00F7719B">
          <w:delText xml:space="preserve"> These are presented in Figure</w:delText>
        </w:r>
        <w:r w:rsidR="00BC1990" w:rsidRPr="005875AB" w:rsidDel="00F7719B">
          <w:delText>s</w:delText>
        </w:r>
        <w:r w:rsidR="00964D76" w:rsidRPr="005875AB" w:rsidDel="00F7719B">
          <w:delText xml:space="preserve"> </w:delText>
        </w:r>
        <w:r w:rsidR="00E711F4" w:rsidDel="00F7719B">
          <w:delText>3</w:delText>
        </w:r>
        <w:r w:rsidR="00256807" w:rsidRPr="005875AB" w:rsidDel="00F7719B">
          <w:delText xml:space="preserve"> </w:delText>
        </w:r>
        <w:r w:rsidR="00BC1990" w:rsidRPr="005875AB" w:rsidDel="00F7719B">
          <w:delText xml:space="preserve">and </w:delText>
        </w:r>
        <w:r w:rsidR="00E711F4" w:rsidDel="00F7719B">
          <w:delText>4</w:delText>
        </w:r>
        <w:r w:rsidR="00A521F5" w:rsidRPr="005875AB" w:rsidDel="00F7719B">
          <w:delText>.</w:delText>
        </w:r>
        <w:r w:rsidR="004D3C6E" w:rsidDel="00F7719B">
          <w:delText xml:space="preserve"> </w:delText>
        </w:r>
        <w:r w:rsidR="00A521F5" w:rsidRPr="005875AB" w:rsidDel="00F7719B">
          <w:delText xml:space="preserve"> </w:delText>
        </w:r>
      </w:del>
    </w:p>
    <w:p w14:paraId="70D0ACB1" w14:textId="0577A092" w:rsidR="00C21BE3" w:rsidRPr="005875AB" w:rsidRDefault="6FAFCB44" w:rsidP="6FAFCB44">
      <w:pPr>
        <w:pStyle w:val="NormalWeb"/>
        <w:spacing w:before="0" w:beforeAutospacing="0" w:after="0" w:afterAutospacing="0"/>
        <w:ind w:firstLine="720"/>
        <w:jc w:val="both"/>
      </w:pPr>
      <w:r>
        <w:lastRenderedPageBreak/>
        <w:t>In general, Canadians have moved leftwards on the economic dimension since the turn of the century, and considerably leftwards on both moral traditionalism and immigration since the data became available in the 1990s. Figure 3 shows that degree holders retain considerably more left-wing positions on immigration and moral traditionalism throughout the period, but also on market liberalism. Notably, however, there is a change in preferences for redistribution: non-degree holders were more in favour of redistribution than degree holders</w:t>
      </w:r>
      <w:ins w:id="393" w:author="Polacko, Matt (2017)" w:date="2022-05-26T14:02:00Z">
        <w:r w:rsidR="00F7719B">
          <w:t>,</w:t>
        </w:r>
      </w:ins>
      <w:r>
        <w:t xml:space="preserve"> but this gap has disappeared since 2011</w:t>
      </w:r>
      <w:ins w:id="394" w:author="Polacko, Matt (2017)" w:date="2022-05-26T14:02:00Z">
        <w:r w:rsidR="00F7719B">
          <w:t>,</w:t>
        </w:r>
      </w:ins>
      <w:r>
        <w:t xml:space="preserve"> and they are roughly equal today.</w:t>
      </w:r>
    </w:p>
    <w:p w14:paraId="7A62A033" w14:textId="77777777" w:rsidR="00450209" w:rsidRPr="005875AB" w:rsidRDefault="00450209" w:rsidP="00D163DB">
      <w:pPr>
        <w:pStyle w:val="NormalWeb"/>
        <w:spacing w:before="0" w:beforeAutospacing="0" w:after="0" w:afterAutospacing="0"/>
        <w:jc w:val="both"/>
      </w:pPr>
    </w:p>
    <w:p w14:paraId="3335205E" w14:textId="0CDA39F0" w:rsidR="00A521F5" w:rsidRPr="005875AB" w:rsidRDefault="00295641" w:rsidP="00295641">
      <w:pPr>
        <w:pStyle w:val="NormalWeb"/>
        <w:spacing w:before="0" w:beforeAutospacing="0" w:after="0" w:afterAutospacing="0"/>
        <w:jc w:val="center"/>
      </w:pPr>
      <w:ins w:id="395" w:author="Matt Polacko" w:date="2022-05-27T10:53:00Z">
        <w:r>
          <w:rPr>
            <w:noProof/>
          </w:rPr>
          <w:drawing>
            <wp:inline distT="0" distB="0" distL="0" distR="0" wp14:anchorId="3BE6EC6C" wp14:editId="1ECA275E">
              <wp:extent cx="5181600" cy="40397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7477" cy="4052124"/>
                      </a:xfrm>
                      <a:prstGeom prst="rect">
                        <a:avLst/>
                      </a:prstGeom>
                      <a:noFill/>
                      <a:ln>
                        <a:noFill/>
                      </a:ln>
                    </pic:spPr>
                  </pic:pic>
                </a:graphicData>
              </a:graphic>
            </wp:inline>
          </w:drawing>
        </w:r>
      </w:ins>
    </w:p>
    <w:p w14:paraId="762BE389" w14:textId="3090566F" w:rsidR="00450209" w:rsidRPr="00B0105C" w:rsidRDefault="00450209" w:rsidP="004C438C">
      <w:pPr>
        <w:pStyle w:val="Caption"/>
        <w:jc w:val="both"/>
        <w:rPr>
          <w:rFonts w:ascii="Times New Roman" w:hAnsi="Times New Roman" w:cs="Times New Roman"/>
          <w:color w:val="auto"/>
          <w:sz w:val="20"/>
          <w:szCs w:val="20"/>
        </w:rPr>
      </w:pPr>
      <w:r w:rsidRPr="00B0105C">
        <w:rPr>
          <w:rFonts w:ascii="Times New Roman" w:hAnsi="Times New Roman" w:cs="Times New Roman"/>
          <w:color w:val="auto"/>
          <w:sz w:val="20"/>
          <w:szCs w:val="20"/>
        </w:rPr>
        <w:t xml:space="preserve">Figure </w:t>
      </w:r>
      <w:r w:rsidR="00E711F4">
        <w:rPr>
          <w:rFonts w:ascii="Times New Roman" w:hAnsi="Times New Roman" w:cs="Times New Roman"/>
          <w:color w:val="auto"/>
          <w:sz w:val="20"/>
          <w:szCs w:val="20"/>
        </w:rPr>
        <w:t>3</w:t>
      </w:r>
      <w:r w:rsidRPr="00B0105C">
        <w:rPr>
          <w:rFonts w:ascii="Times New Roman" w:hAnsi="Times New Roman" w:cs="Times New Roman"/>
          <w:color w:val="auto"/>
          <w:sz w:val="20"/>
          <w:szCs w:val="20"/>
        </w:rPr>
        <w:t>: Mean attitudinal preferences over time for degree vs non-degree holder</w:t>
      </w:r>
      <w:r w:rsidR="00871EAE" w:rsidRPr="00B0105C">
        <w:rPr>
          <w:rFonts w:ascii="Times New Roman" w:hAnsi="Times New Roman" w:cs="Times New Roman"/>
          <w:color w:val="auto"/>
          <w:sz w:val="20"/>
          <w:szCs w:val="20"/>
        </w:rPr>
        <w:t>s</w:t>
      </w:r>
      <w:r w:rsidRPr="00B0105C">
        <w:rPr>
          <w:rFonts w:ascii="Times New Roman" w:hAnsi="Times New Roman" w:cs="Times New Roman"/>
          <w:color w:val="auto"/>
          <w:sz w:val="20"/>
          <w:szCs w:val="20"/>
        </w:rPr>
        <w:t>. Scaled from left-right (0-1).</w:t>
      </w:r>
    </w:p>
    <w:p w14:paraId="2165577C" w14:textId="1AF7AE44" w:rsidR="00C21BE3" w:rsidRPr="005875AB" w:rsidRDefault="6FAFCB44" w:rsidP="6FAFCB44">
      <w:pPr>
        <w:pStyle w:val="NormalWeb"/>
        <w:spacing w:before="0" w:beforeAutospacing="0" w:after="0" w:afterAutospacing="0"/>
        <w:ind w:firstLine="720"/>
        <w:jc w:val="both"/>
      </w:pPr>
      <w:r>
        <w:t>As for income, Figure 4 displays similar patterns to the education cleavage on the cultural dimension but substantial differences on the economic dimension</w:t>
      </w:r>
      <w:del w:id="396" w:author="Polacko, Matt (2017)" w:date="2022-05-26T14:03:00Z">
        <w:r w:rsidDel="00801A7F">
          <w:delText>s</w:delText>
        </w:r>
      </w:del>
      <w:r>
        <w:t>. High earners are significantly more left wing than low earners on immigration and especially moral traditionalism. The gap has remained consistent over time on immigration, whereas it more than doubled for moral traditionalism in the 2000</w:t>
      </w:r>
      <w:ins w:id="397" w:author="Polacko, Matt (2017)" w:date="2022-05-26T14:03:00Z">
        <w:r w:rsidR="00801A7F">
          <w:t xml:space="preserve"> to </w:t>
        </w:r>
      </w:ins>
      <w:del w:id="398" w:author="Polacko, Matt (2017)" w:date="2022-05-26T14:03:00Z">
        <w:r w:rsidDel="00801A7F">
          <w:delText>-</w:delText>
        </w:r>
      </w:del>
      <w:r>
        <w:t>2015 period</w:t>
      </w:r>
      <w:del w:id="399" w:author="Polacko, Matt (2017)" w:date="2022-05-26T14:03:00Z">
        <w:r w:rsidDel="00801A7F">
          <w:delText xml:space="preserve"> </w:delText>
        </w:r>
      </w:del>
      <w:r>
        <w:t xml:space="preserve">, </w:t>
      </w:r>
      <w:ins w:id="400" w:author="Polacko, Matt (2017)" w:date="2022-05-26T14:03:00Z">
        <w:r w:rsidR="00801A7F">
          <w:t xml:space="preserve">when </w:t>
        </w:r>
      </w:ins>
      <w:r>
        <w:t>compared to the 1990s, before narrowing considerably in 2019. Low earners have been slightly more pro-market than high earners until 2019, when they moved significantly more leftward than high earners, surpassing them entirely. However, the most telling finding is that low earners have consistently been considerably more pro-redistribution than high earners. The gap was reduced nearly by half at the turn of the century</w:t>
      </w:r>
      <w:ins w:id="401" w:author="Polacko, Matt (2017)" w:date="2022-05-26T14:03:00Z">
        <w:r w:rsidR="00801A7F">
          <w:t>,</w:t>
        </w:r>
      </w:ins>
      <w:r>
        <w:t xml:space="preserve"> as high earners became much more pro-redistribution </w:t>
      </w:r>
      <w:ins w:id="402" w:author="Polacko, Matt (2017)" w:date="2022-05-26T14:04:00Z">
        <w:r w:rsidR="00801A7F">
          <w:t xml:space="preserve">since </w:t>
        </w:r>
      </w:ins>
      <w:r>
        <w:t>then, but the gap widened again somewhat in 2019.</w:t>
      </w:r>
    </w:p>
    <w:p w14:paraId="530C6EB5" w14:textId="06447098" w:rsidR="0078135F" w:rsidRPr="005875AB" w:rsidRDefault="0078135F" w:rsidP="00564AEA">
      <w:pPr>
        <w:rPr>
          <w:rFonts w:ascii="Times New Roman" w:hAnsi="Times New Roman" w:cs="Times New Roman"/>
        </w:rPr>
      </w:pPr>
    </w:p>
    <w:p w14:paraId="0AA0344A" w14:textId="653F4475" w:rsidR="0078135F" w:rsidRPr="005875AB" w:rsidRDefault="00295641" w:rsidP="00B0105C">
      <w:pPr>
        <w:jc w:val="center"/>
        <w:rPr>
          <w:rFonts w:ascii="Times New Roman" w:hAnsi="Times New Roman" w:cs="Times New Roman"/>
        </w:rPr>
      </w:pPr>
      <w:ins w:id="403" w:author="Matt Polacko" w:date="2022-05-27T10:53:00Z">
        <w:r>
          <w:rPr>
            <w:noProof/>
          </w:rPr>
          <w:lastRenderedPageBreak/>
          <w:drawing>
            <wp:inline distT="0" distB="0" distL="0" distR="0" wp14:anchorId="015D5184" wp14:editId="458C2871">
              <wp:extent cx="5153025" cy="4017467"/>
              <wp:effectExtent l="0" t="0" r="0" b="254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217" cy="4022295"/>
                      </a:xfrm>
                      <a:prstGeom prst="rect">
                        <a:avLst/>
                      </a:prstGeom>
                      <a:noFill/>
                      <a:ln>
                        <a:noFill/>
                      </a:ln>
                    </pic:spPr>
                  </pic:pic>
                </a:graphicData>
              </a:graphic>
            </wp:inline>
          </w:drawing>
        </w:r>
      </w:ins>
    </w:p>
    <w:p w14:paraId="229F6D84" w14:textId="724CD076" w:rsidR="0078135F" w:rsidRPr="00B0105C" w:rsidRDefault="0078135F" w:rsidP="004C438C">
      <w:pPr>
        <w:pStyle w:val="Caption"/>
        <w:jc w:val="both"/>
        <w:rPr>
          <w:rFonts w:ascii="Times New Roman" w:hAnsi="Times New Roman" w:cs="Times New Roman"/>
          <w:color w:val="auto"/>
          <w:sz w:val="20"/>
          <w:szCs w:val="20"/>
        </w:rPr>
      </w:pPr>
      <w:r w:rsidRPr="00B0105C">
        <w:rPr>
          <w:rFonts w:ascii="Times New Roman" w:hAnsi="Times New Roman" w:cs="Times New Roman"/>
          <w:color w:val="auto"/>
          <w:sz w:val="20"/>
          <w:szCs w:val="20"/>
        </w:rPr>
        <w:t xml:space="preserve">Figure </w:t>
      </w:r>
      <w:r w:rsidR="00E711F4">
        <w:rPr>
          <w:rFonts w:ascii="Times New Roman" w:hAnsi="Times New Roman" w:cs="Times New Roman"/>
          <w:color w:val="auto"/>
          <w:sz w:val="20"/>
          <w:szCs w:val="20"/>
        </w:rPr>
        <w:t>4</w:t>
      </w:r>
      <w:r w:rsidRPr="00B0105C">
        <w:rPr>
          <w:rFonts w:ascii="Times New Roman" w:hAnsi="Times New Roman" w:cs="Times New Roman"/>
          <w:color w:val="auto"/>
          <w:sz w:val="20"/>
          <w:szCs w:val="20"/>
        </w:rPr>
        <w:t xml:space="preserve">: Mean attitudinal preferences over time </w:t>
      </w:r>
      <w:r w:rsidR="00E765DC">
        <w:rPr>
          <w:rFonts w:ascii="Times New Roman" w:hAnsi="Times New Roman" w:cs="Times New Roman"/>
          <w:color w:val="auto"/>
          <w:sz w:val="20"/>
          <w:szCs w:val="20"/>
        </w:rPr>
        <w:t xml:space="preserve">for high income vs </w:t>
      </w:r>
      <w:proofErr w:type="gramStart"/>
      <w:r w:rsidR="00E765DC">
        <w:rPr>
          <w:rFonts w:ascii="Times New Roman" w:hAnsi="Times New Roman" w:cs="Times New Roman"/>
          <w:color w:val="auto"/>
          <w:sz w:val="20"/>
          <w:szCs w:val="20"/>
        </w:rPr>
        <w:t>low income</w:t>
      </w:r>
      <w:proofErr w:type="gramEnd"/>
      <w:r w:rsidR="00E765DC">
        <w:rPr>
          <w:rFonts w:ascii="Times New Roman" w:hAnsi="Times New Roman" w:cs="Times New Roman"/>
          <w:color w:val="auto"/>
          <w:sz w:val="20"/>
          <w:szCs w:val="20"/>
        </w:rPr>
        <w:t xml:space="preserve"> earners</w:t>
      </w:r>
      <w:r w:rsidRPr="00B0105C">
        <w:rPr>
          <w:rFonts w:ascii="Times New Roman" w:hAnsi="Times New Roman" w:cs="Times New Roman"/>
          <w:color w:val="auto"/>
          <w:sz w:val="20"/>
          <w:szCs w:val="20"/>
        </w:rPr>
        <w:t>. Scaled from left-right (0-1).</w:t>
      </w:r>
    </w:p>
    <w:p w14:paraId="21E9D84A" w14:textId="77777777" w:rsidR="0078135F" w:rsidRPr="005875AB" w:rsidRDefault="0078135F" w:rsidP="001E6808">
      <w:pPr>
        <w:pStyle w:val="NormalWeb"/>
        <w:spacing w:before="0" w:beforeAutospacing="0" w:after="0" w:afterAutospacing="0"/>
        <w:jc w:val="both"/>
        <w:rPr>
          <w:highlight w:val="yellow"/>
        </w:rPr>
      </w:pPr>
    </w:p>
    <w:p w14:paraId="35354DD6" w14:textId="2B201E2D" w:rsidR="00350A47" w:rsidRDefault="00801A7F" w:rsidP="00350A47">
      <w:pPr>
        <w:pStyle w:val="NormalWeb"/>
        <w:spacing w:before="0" w:beforeAutospacing="0" w:after="0" w:afterAutospacing="0"/>
        <w:ind w:firstLine="720"/>
        <w:jc w:val="both"/>
      </w:pPr>
      <w:ins w:id="404" w:author="Polacko, Matt (2017)" w:date="2022-05-26T14:04:00Z">
        <w:r>
          <w:t>Next, w</w:t>
        </w:r>
      </w:ins>
      <w:del w:id="405" w:author="Polacko, Matt (2017)" w:date="2022-05-26T14:04:00Z">
        <w:r w:rsidR="00350A47" w:rsidRPr="00927B68" w:rsidDel="00801A7F">
          <w:delText>W</w:delText>
        </w:r>
      </w:del>
      <w:r w:rsidR="00350A47" w:rsidRPr="00927B68">
        <w:t xml:space="preserve">e </w:t>
      </w:r>
      <w:proofErr w:type="gramStart"/>
      <w:r w:rsidR="00350A47" w:rsidRPr="00927B68">
        <w:t>test</w:t>
      </w:r>
      <w:proofErr w:type="gramEnd"/>
      <w:r w:rsidR="00350A47" w:rsidRPr="00927B68">
        <w:t xml:space="preserve"> the way in which these preferences are linked to party vote in the following section. Table 2 presents the pooled results of nine OLS regression models fit for each major national party. We fit each model by decade 1993 to 2019, with year fixed effects. Each model includes controls for degree status, income, age, gender, region, and religion.</w:t>
      </w:r>
      <w:r w:rsidR="00350A47" w:rsidRPr="00DD538A">
        <w:t xml:space="preserve"> </w:t>
      </w:r>
    </w:p>
    <w:p w14:paraId="5B71B7C0" w14:textId="79DA363D" w:rsidR="000705F1" w:rsidRPr="008C5E1F" w:rsidRDefault="00747324" w:rsidP="008C5E1F">
      <w:pPr>
        <w:rPr>
          <w:ins w:id="406" w:author="Simon Kiss" w:date="2022-05-26T14:53:00Z"/>
          <w:rFonts w:ascii="Times New Roman" w:hAnsi="Times New Roman"/>
        </w:rPr>
      </w:pPr>
      <w:ins w:id="407" w:author="Simon Kiss" w:date="2022-05-26T14:53:00Z">
        <w:r>
          <w:br w:type="page"/>
        </w:r>
      </w:ins>
    </w:p>
    <w:p w14:paraId="669930D3" w14:textId="77777777" w:rsidR="000705F1" w:rsidRPr="005875AB" w:rsidRDefault="000705F1" w:rsidP="000705F1">
      <w:pPr>
        <w:pStyle w:val="NormalWeb"/>
        <w:spacing w:before="0" w:beforeAutospacing="0" w:after="0" w:afterAutospacing="0"/>
        <w:jc w:val="both"/>
        <w:rPr>
          <w:del w:id="408" w:author="Matt Polacko" w:date="2022-05-27T10:53:00Z"/>
        </w:rPr>
      </w:pPr>
    </w:p>
    <w:p w14:paraId="435FAF2E" w14:textId="44C12C84" w:rsidR="000705F1" w:rsidRPr="005875AB" w:rsidRDefault="000705F1" w:rsidP="001E6808">
      <w:pPr>
        <w:jc w:val="center"/>
        <w:rPr>
          <w:rFonts w:ascii="Times New Roman" w:hAnsi="Times New Roman" w:cs="Times New Roman"/>
          <w:b/>
          <w:bCs/>
        </w:rPr>
      </w:pPr>
      <w:r w:rsidRPr="005875AB">
        <w:rPr>
          <w:rStyle w:val="Strong"/>
          <w:rFonts w:ascii="Times New Roman" w:eastAsia="Times New Roman" w:hAnsi="Times New Roman" w:cs="Times New Roman"/>
        </w:rPr>
        <w:t>OLS Logistic Regression of Party Vote, 1993-2019</w:t>
      </w:r>
    </w:p>
    <w:tbl>
      <w:tblPr>
        <w:tblW w:w="10490" w:type="dxa"/>
        <w:jc w:val="center"/>
        <w:tblLayout w:type="fixed"/>
        <w:tblLook w:val="0000" w:firstRow="0" w:lastRow="0" w:firstColumn="0" w:lastColumn="0" w:noHBand="0" w:noVBand="0"/>
      </w:tblPr>
      <w:tblGrid>
        <w:gridCol w:w="1560"/>
        <w:gridCol w:w="992"/>
        <w:gridCol w:w="992"/>
        <w:gridCol w:w="993"/>
        <w:gridCol w:w="992"/>
        <w:gridCol w:w="992"/>
        <w:gridCol w:w="992"/>
        <w:gridCol w:w="993"/>
        <w:gridCol w:w="992"/>
        <w:gridCol w:w="992"/>
      </w:tblGrid>
      <w:tr w:rsidR="000705F1" w:rsidRPr="00295641" w14:paraId="6FC00D3A" w14:textId="77777777" w:rsidTr="001E6808">
        <w:trPr>
          <w:jc w:val="center"/>
        </w:trPr>
        <w:tc>
          <w:tcPr>
            <w:tcW w:w="1560" w:type="dxa"/>
            <w:tcBorders>
              <w:top w:val="single" w:sz="4" w:space="0" w:color="auto"/>
              <w:left w:val="single" w:sz="4" w:space="0" w:color="auto"/>
              <w:bottom w:val="nil"/>
              <w:right w:val="single" w:sz="4" w:space="0" w:color="auto"/>
            </w:tcBorders>
          </w:tcPr>
          <w:p w14:paraId="79E4C86D"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2977" w:type="dxa"/>
            <w:gridSpan w:val="3"/>
            <w:tcBorders>
              <w:top w:val="single" w:sz="4" w:space="0" w:color="auto"/>
              <w:left w:val="single" w:sz="4" w:space="0" w:color="auto"/>
              <w:bottom w:val="nil"/>
              <w:right w:val="single" w:sz="4" w:space="0" w:color="auto"/>
            </w:tcBorders>
          </w:tcPr>
          <w:p w14:paraId="58E9F3A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NDP</w:t>
            </w:r>
          </w:p>
        </w:tc>
        <w:tc>
          <w:tcPr>
            <w:tcW w:w="2976" w:type="dxa"/>
            <w:gridSpan w:val="3"/>
            <w:tcBorders>
              <w:top w:val="single" w:sz="4" w:space="0" w:color="auto"/>
              <w:left w:val="single" w:sz="4" w:space="0" w:color="auto"/>
              <w:bottom w:val="nil"/>
              <w:right w:val="single" w:sz="4" w:space="0" w:color="auto"/>
            </w:tcBorders>
          </w:tcPr>
          <w:p w14:paraId="2236649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Liberal</w:t>
            </w:r>
          </w:p>
        </w:tc>
        <w:tc>
          <w:tcPr>
            <w:tcW w:w="2977" w:type="dxa"/>
            <w:gridSpan w:val="3"/>
            <w:tcBorders>
              <w:top w:val="single" w:sz="4" w:space="0" w:color="auto"/>
              <w:left w:val="single" w:sz="4" w:space="0" w:color="auto"/>
              <w:bottom w:val="nil"/>
              <w:right w:val="single" w:sz="4" w:space="0" w:color="auto"/>
            </w:tcBorders>
          </w:tcPr>
          <w:p w14:paraId="1BBE549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Conservative</w:t>
            </w:r>
          </w:p>
        </w:tc>
      </w:tr>
      <w:tr w:rsidR="000705F1" w:rsidRPr="00295641" w14:paraId="4EFD0B09" w14:textId="77777777" w:rsidTr="001E6808">
        <w:trPr>
          <w:jc w:val="center"/>
        </w:trPr>
        <w:tc>
          <w:tcPr>
            <w:tcW w:w="1560" w:type="dxa"/>
            <w:tcBorders>
              <w:top w:val="nil"/>
              <w:left w:val="single" w:sz="4" w:space="0" w:color="auto"/>
              <w:bottom w:val="nil"/>
              <w:right w:val="single" w:sz="4" w:space="0" w:color="auto"/>
            </w:tcBorders>
          </w:tcPr>
          <w:p w14:paraId="35C86B3F"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64C72F6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1990s</w:t>
            </w:r>
          </w:p>
        </w:tc>
        <w:tc>
          <w:tcPr>
            <w:tcW w:w="992" w:type="dxa"/>
            <w:tcBorders>
              <w:top w:val="nil"/>
              <w:left w:val="nil"/>
              <w:bottom w:val="nil"/>
              <w:right w:val="nil"/>
            </w:tcBorders>
          </w:tcPr>
          <w:p w14:paraId="48730C6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2000s</w:t>
            </w:r>
          </w:p>
        </w:tc>
        <w:tc>
          <w:tcPr>
            <w:tcW w:w="993" w:type="dxa"/>
            <w:tcBorders>
              <w:top w:val="nil"/>
              <w:left w:val="nil"/>
              <w:bottom w:val="nil"/>
              <w:right w:val="single" w:sz="4" w:space="0" w:color="auto"/>
            </w:tcBorders>
          </w:tcPr>
          <w:p w14:paraId="00B0119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2010s</w:t>
            </w:r>
          </w:p>
        </w:tc>
        <w:tc>
          <w:tcPr>
            <w:tcW w:w="992" w:type="dxa"/>
            <w:tcBorders>
              <w:top w:val="nil"/>
              <w:left w:val="single" w:sz="4" w:space="0" w:color="auto"/>
              <w:bottom w:val="nil"/>
              <w:right w:val="nil"/>
            </w:tcBorders>
          </w:tcPr>
          <w:p w14:paraId="7DA02BA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1990s</w:t>
            </w:r>
          </w:p>
        </w:tc>
        <w:tc>
          <w:tcPr>
            <w:tcW w:w="992" w:type="dxa"/>
            <w:tcBorders>
              <w:top w:val="nil"/>
              <w:left w:val="nil"/>
              <w:bottom w:val="nil"/>
              <w:right w:val="nil"/>
            </w:tcBorders>
          </w:tcPr>
          <w:p w14:paraId="04B7259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2000s</w:t>
            </w:r>
          </w:p>
        </w:tc>
        <w:tc>
          <w:tcPr>
            <w:tcW w:w="992" w:type="dxa"/>
            <w:tcBorders>
              <w:top w:val="nil"/>
              <w:left w:val="nil"/>
              <w:bottom w:val="nil"/>
              <w:right w:val="single" w:sz="4" w:space="0" w:color="auto"/>
            </w:tcBorders>
          </w:tcPr>
          <w:p w14:paraId="012A16B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2010s</w:t>
            </w:r>
          </w:p>
        </w:tc>
        <w:tc>
          <w:tcPr>
            <w:tcW w:w="993" w:type="dxa"/>
            <w:tcBorders>
              <w:top w:val="nil"/>
              <w:left w:val="single" w:sz="4" w:space="0" w:color="auto"/>
              <w:bottom w:val="nil"/>
              <w:right w:val="nil"/>
            </w:tcBorders>
          </w:tcPr>
          <w:p w14:paraId="46B5D31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1990s</w:t>
            </w:r>
          </w:p>
        </w:tc>
        <w:tc>
          <w:tcPr>
            <w:tcW w:w="992" w:type="dxa"/>
            <w:tcBorders>
              <w:top w:val="nil"/>
              <w:left w:val="nil"/>
              <w:bottom w:val="nil"/>
              <w:right w:val="nil"/>
            </w:tcBorders>
          </w:tcPr>
          <w:p w14:paraId="487072E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2000s</w:t>
            </w:r>
          </w:p>
        </w:tc>
        <w:tc>
          <w:tcPr>
            <w:tcW w:w="992" w:type="dxa"/>
            <w:tcBorders>
              <w:top w:val="nil"/>
              <w:left w:val="nil"/>
              <w:bottom w:val="nil"/>
              <w:right w:val="single" w:sz="4" w:space="0" w:color="auto"/>
            </w:tcBorders>
          </w:tcPr>
          <w:p w14:paraId="1CF3C5E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2010s</w:t>
            </w:r>
          </w:p>
        </w:tc>
      </w:tr>
      <w:tr w:rsidR="000705F1" w:rsidRPr="00295641" w14:paraId="41643AB3" w14:textId="77777777" w:rsidTr="001E6808">
        <w:trPr>
          <w:jc w:val="center"/>
        </w:trPr>
        <w:tc>
          <w:tcPr>
            <w:tcW w:w="1560" w:type="dxa"/>
            <w:tcBorders>
              <w:top w:val="nil"/>
              <w:left w:val="single" w:sz="4" w:space="0" w:color="auto"/>
              <w:bottom w:val="nil"/>
              <w:right w:val="single" w:sz="4" w:space="0" w:color="auto"/>
            </w:tcBorders>
          </w:tcPr>
          <w:p w14:paraId="5C9D2E5C"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1508745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w:t>
            </w:r>
          </w:p>
        </w:tc>
        <w:tc>
          <w:tcPr>
            <w:tcW w:w="992" w:type="dxa"/>
            <w:tcBorders>
              <w:top w:val="nil"/>
              <w:left w:val="nil"/>
              <w:bottom w:val="nil"/>
              <w:right w:val="nil"/>
            </w:tcBorders>
          </w:tcPr>
          <w:p w14:paraId="0062E25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w:t>
            </w:r>
          </w:p>
        </w:tc>
        <w:tc>
          <w:tcPr>
            <w:tcW w:w="993" w:type="dxa"/>
            <w:tcBorders>
              <w:top w:val="nil"/>
              <w:left w:val="nil"/>
              <w:bottom w:val="nil"/>
              <w:right w:val="single" w:sz="4" w:space="0" w:color="auto"/>
            </w:tcBorders>
          </w:tcPr>
          <w:p w14:paraId="6C916C0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(3)</w:t>
            </w:r>
          </w:p>
        </w:tc>
        <w:tc>
          <w:tcPr>
            <w:tcW w:w="992" w:type="dxa"/>
            <w:tcBorders>
              <w:top w:val="nil"/>
              <w:left w:val="single" w:sz="4" w:space="0" w:color="auto"/>
              <w:bottom w:val="nil"/>
              <w:right w:val="nil"/>
            </w:tcBorders>
          </w:tcPr>
          <w:p w14:paraId="21E96B1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(4)</w:t>
            </w:r>
          </w:p>
        </w:tc>
        <w:tc>
          <w:tcPr>
            <w:tcW w:w="992" w:type="dxa"/>
            <w:tcBorders>
              <w:top w:val="nil"/>
              <w:left w:val="nil"/>
              <w:bottom w:val="nil"/>
              <w:right w:val="nil"/>
            </w:tcBorders>
          </w:tcPr>
          <w:p w14:paraId="12BEE61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(5)</w:t>
            </w:r>
          </w:p>
        </w:tc>
        <w:tc>
          <w:tcPr>
            <w:tcW w:w="992" w:type="dxa"/>
            <w:tcBorders>
              <w:top w:val="nil"/>
              <w:left w:val="nil"/>
              <w:bottom w:val="nil"/>
              <w:right w:val="single" w:sz="4" w:space="0" w:color="auto"/>
            </w:tcBorders>
          </w:tcPr>
          <w:p w14:paraId="408CEC4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w:t>
            </w:r>
          </w:p>
        </w:tc>
        <w:tc>
          <w:tcPr>
            <w:tcW w:w="993" w:type="dxa"/>
            <w:tcBorders>
              <w:top w:val="nil"/>
              <w:left w:val="single" w:sz="4" w:space="0" w:color="auto"/>
              <w:bottom w:val="nil"/>
              <w:right w:val="nil"/>
            </w:tcBorders>
          </w:tcPr>
          <w:p w14:paraId="7951FC7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w:t>
            </w:r>
          </w:p>
        </w:tc>
        <w:tc>
          <w:tcPr>
            <w:tcW w:w="992" w:type="dxa"/>
            <w:tcBorders>
              <w:top w:val="nil"/>
              <w:left w:val="nil"/>
              <w:bottom w:val="nil"/>
              <w:right w:val="nil"/>
            </w:tcBorders>
          </w:tcPr>
          <w:p w14:paraId="594E7D4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(8)</w:t>
            </w:r>
          </w:p>
        </w:tc>
        <w:tc>
          <w:tcPr>
            <w:tcW w:w="992" w:type="dxa"/>
            <w:tcBorders>
              <w:top w:val="nil"/>
              <w:left w:val="nil"/>
              <w:bottom w:val="nil"/>
              <w:right w:val="single" w:sz="4" w:space="0" w:color="auto"/>
            </w:tcBorders>
          </w:tcPr>
          <w:p w14:paraId="3328DAF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(9)</w:t>
            </w:r>
          </w:p>
        </w:tc>
      </w:tr>
      <w:tr w:rsidR="000705F1" w:rsidRPr="00295641" w14:paraId="55F6C804" w14:textId="77777777" w:rsidTr="001E6808">
        <w:trPr>
          <w:jc w:val="center"/>
        </w:trPr>
        <w:tc>
          <w:tcPr>
            <w:tcW w:w="1560" w:type="dxa"/>
            <w:tcBorders>
              <w:top w:val="single" w:sz="4" w:space="0" w:color="auto"/>
              <w:left w:val="single" w:sz="4" w:space="0" w:color="auto"/>
              <w:bottom w:val="nil"/>
              <w:right w:val="single" w:sz="4" w:space="0" w:color="auto"/>
            </w:tcBorders>
          </w:tcPr>
          <w:p w14:paraId="3D2CB520"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East</w:t>
            </w:r>
          </w:p>
        </w:tc>
        <w:tc>
          <w:tcPr>
            <w:tcW w:w="992" w:type="dxa"/>
            <w:tcBorders>
              <w:top w:val="single" w:sz="4" w:space="0" w:color="auto"/>
              <w:left w:val="single" w:sz="4" w:space="0" w:color="auto"/>
              <w:bottom w:val="nil"/>
              <w:right w:val="nil"/>
            </w:tcBorders>
          </w:tcPr>
          <w:p w14:paraId="772D6D21"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nil"/>
            </w:tcBorders>
          </w:tcPr>
          <w:p w14:paraId="24C08965"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3" w:type="dxa"/>
            <w:tcBorders>
              <w:top w:val="single" w:sz="4" w:space="0" w:color="auto"/>
              <w:left w:val="nil"/>
              <w:bottom w:val="nil"/>
              <w:right w:val="single" w:sz="4" w:space="0" w:color="auto"/>
            </w:tcBorders>
          </w:tcPr>
          <w:p w14:paraId="0963ABA8"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single" w:sz="4" w:space="0" w:color="auto"/>
              <w:bottom w:val="nil"/>
              <w:right w:val="nil"/>
            </w:tcBorders>
          </w:tcPr>
          <w:p w14:paraId="4FBCF5D7"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nil"/>
            </w:tcBorders>
          </w:tcPr>
          <w:p w14:paraId="1F302095"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single" w:sz="4" w:space="0" w:color="auto"/>
            </w:tcBorders>
          </w:tcPr>
          <w:p w14:paraId="145EC80D"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3" w:type="dxa"/>
            <w:tcBorders>
              <w:top w:val="single" w:sz="4" w:space="0" w:color="auto"/>
              <w:left w:val="single" w:sz="4" w:space="0" w:color="auto"/>
              <w:bottom w:val="nil"/>
              <w:right w:val="nil"/>
            </w:tcBorders>
          </w:tcPr>
          <w:p w14:paraId="132D5EFC"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nil"/>
            </w:tcBorders>
          </w:tcPr>
          <w:p w14:paraId="4EA1AF3B"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single" w:sz="4" w:space="0" w:color="auto"/>
            </w:tcBorders>
          </w:tcPr>
          <w:p w14:paraId="2BCC416D" w14:textId="77777777" w:rsidR="000705F1" w:rsidRPr="00B0105C" w:rsidRDefault="000705F1" w:rsidP="008C5E1F">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r>
      <w:tr w:rsidR="000705F1" w:rsidRPr="00295641" w14:paraId="3CA1D159" w14:textId="77777777" w:rsidTr="001E6808">
        <w:trPr>
          <w:jc w:val="center"/>
        </w:trPr>
        <w:tc>
          <w:tcPr>
            <w:tcW w:w="1560" w:type="dxa"/>
            <w:tcBorders>
              <w:top w:val="nil"/>
              <w:left w:val="single" w:sz="4" w:space="0" w:color="auto"/>
              <w:bottom w:val="nil"/>
              <w:right w:val="single" w:sz="4" w:space="0" w:color="auto"/>
            </w:tcBorders>
          </w:tcPr>
          <w:p w14:paraId="77641DFD"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56DF594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51703DF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nil"/>
              <w:bottom w:val="nil"/>
              <w:right w:val="single" w:sz="4" w:space="0" w:color="auto"/>
            </w:tcBorders>
          </w:tcPr>
          <w:p w14:paraId="5A06631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4214E0F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3608567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78EA56D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single" w:sz="4" w:space="0" w:color="auto"/>
              <w:bottom w:val="nil"/>
              <w:right w:val="nil"/>
            </w:tcBorders>
          </w:tcPr>
          <w:p w14:paraId="5113669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705407C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62BB0AF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r>
      <w:tr w:rsidR="000705F1" w:rsidRPr="00295641" w14:paraId="4FBBFC0E" w14:textId="77777777" w:rsidTr="001E6808">
        <w:trPr>
          <w:jc w:val="center"/>
        </w:trPr>
        <w:tc>
          <w:tcPr>
            <w:tcW w:w="1560" w:type="dxa"/>
            <w:tcBorders>
              <w:top w:val="nil"/>
              <w:left w:val="single" w:sz="4" w:space="0" w:color="auto"/>
              <w:bottom w:val="nil"/>
              <w:right w:val="single" w:sz="4" w:space="0" w:color="auto"/>
            </w:tcBorders>
          </w:tcPr>
          <w:p w14:paraId="26E90EB6"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Que.</w:t>
            </w:r>
          </w:p>
        </w:tc>
        <w:tc>
          <w:tcPr>
            <w:tcW w:w="992" w:type="dxa"/>
            <w:tcBorders>
              <w:top w:val="nil"/>
              <w:left w:val="single" w:sz="4" w:space="0" w:color="auto"/>
              <w:bottom w:val="nil"/>
              <w:right w:val="nil"/>
            </w:tcBorders>
          </w:tcPr>
          <w:p w14:paraId="55E62B9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7A241B8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-0.111</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5640B65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0.085</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0B9F757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-0.228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7F6AB5A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-0.191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3BC82DA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-0.180</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098B182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-0.114</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829B55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-0.135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331F383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-0.104</w:t>
            </w:r>
            <w:r w:rsidRPr="00B0105C">
              <w:rPr>
                <w:rFonts w:ascii="Times New Roman" w:hAnsi="Times New Roman" w:cs="Times New Roman"/>
                <w:sz w:val="20"/>
                <w:szCs w:val="20"/>
                <w:vertAlign w:val="superscript"/>
                <w:lang w:val="en-US"/>
              </w:rPr>
              <w:t>***</w:t>
            </w:r>
          </w:p>
        </w:tc>
      </w:tr>
      <w:tr w:rsidR="000705F1" w:rsidRPr="00295641" w14:paraId="31D86F86" w14:textId="77777777" w:rsidTr="001E6808">
        <w:trPr>
          <w:jc w:val="center"/>
        </w:trPr>
        <w:tc>
          <w:tcPr>
            <w:tcW w:w="1560" w:type="dxa"/>
            <w:tcBorders>
              <w:top w:val="nil"/>
              <w:left w:val="single" w:sz="4" w:space="0" w:color="auto"/>
              <w:bottom w:val="nil"/>
              <w:right w:val="single" w:sz="4" w:space="0" w:color="auto"/>
            </w:tcBorders>
          </w:tcPr>
          <w:p w14:paraId="79C184C4"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100F51A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p>
        </w:tc>
        <w:tc>
          <w:tcPr>
            <w:tcW w:w="992" w:type="dxa"/>
            <w:tcBorders>
              <w:top w:val="nil"/>
              <w:left w:val="nil"/>
              <w:bottom w:val="nil"/>
              <w:right w:val="nil"/>
            </w:tcBorders>
          </w:tcPr>
          <w:p w14:paraId="36BD716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3" w:type="dxa"/>
            <w:tcBorders>
              <w:top w:val="nil"/>
              <w:left w:val="nil"/>
              <w:bottom w:val="nil"/>
              <w:right w:val="single" w:sz="4" w:space="0" w:color="auto"/>
            </w:tcBorders>
          </w:tcPr>
          <w:p w14:paraId="1CB54E0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single" w:sz="4" w:space="0" w:color="auto"/>
              <w:bottom w:val="nil"/>
              <w:right w:val="nil"/>
            </w:tcBorders>
          </w:tcPr>
          <w:p w14:paraId="727FE7F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p>
        </w:tc>
        <w:tc>
          <w:tcPr>
            <w:tcW w:w="992" w:type="dxa"/>
            <w:tcBorders>
              <w:top w:val="nil"/>
              <w:left w:val="nil"/>
              <w:bottom w:val="nil"/>
              <w:right w:val="nil"/>
            </w:tcBorders>
          </w:tcPr>
          <w:p w14:paraId="2FF2E51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single" w:sz="4" w:space="0" w:color="auto"/>
            </w:tcBorders>
          </w:tcPr>
          <w:p w14:paraId="144C897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3" w:type="dxa"/>
            <w:tcBorders>
              <w:top w:val="nil"/>
              <w:left w:val="single" w:sz="4" w:space="0" w:color="auto"/>
              <w:bottom w:val="nil"/>
              <w:right w:val="nil"/>
            </w:tcBorders>
          </w:tcPr>
          <w:p w14:paraId="574169D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(0.031)</w:t>
            </w:r>
          </w:p>
        </w:tc>
        <w:tc>
          <w:tcPr>
            <w:tcW w:w="992" w:type="dxa"/>
            <w:tcBorders>
              <w:top w:val="nil"/>
              <w:left w:val="nil"/>
              <w:bottom w:val="nil"/>
              <w:right w:val="nil"/>
            </w:tcBorders>
          </w:tcPr>
          <w:p w14:paraId="038693B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5CDD537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r>
      <w:tr w:rsidR="000705F1" w:rsidRPr="00295641" w14:paraId="1A83ED9C" w14:textId="77777777" w:rsidTr="001E6808">
        <w:trPr>
          <w:jc w:val="center"/>
        </w:trPr>
        <w:tc>
          <w:tcPr>
            <w:tcW w:w="1560" w:type="dxa"/>
            <w:tcBorders>
              <w:top w:val="nil"/>
              <w:left w:val="single" w:sz="4" w:space="0" w:color="auto"/>
              <w:bottom w:val="nil"/>
              <w:right w:val="single" w:sz="4" w:space="0" w:color="auto"/>
            </w:tcBorders>
          </w:tcPr>
          <w:p w14:paraId="573B395A"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Ont.</w:t>
            </w:r>
          </w:p>
        </w:tc>
        <w:tc>
          <w:tcPr>
            <w:tcW w:w="992" w:type="dxa"/>
            <w:tcBorders>
              <w:top w:val="nil"/>
              <w:left w:val="single" w:sz="4" w:space="0" w:color="auto"/>
              <w:bottom w:val="nil"/>
              <w:right w:val="nil"/>
            </w:tcBorders>
          </w:tcPr>
          <w:p w14:paraId="16140B1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19FA193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p>
        </w:tc>
        <w:tc>
          <w:tcPr>
            <w:tcW w:w="993" w:type="dxa"/>
            <w:tcBorders>
              <w:top w:val="nil"/>
              <w:left w:val="nil"/>
              <w:bottom w:val="nil"/>
              <w:right w:val="single" w:sz="4" w:space="0" w:color="auto"/>
            </w:tcBorders>
          </w:tcPr>
          <w:p w14:paraId="2AA6451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p>
        </w:tc>
        <w:tc>
          <w:tcPr>
            <w:tcW w:w="992" w:type="dxa"/>
            <w:tcBorders>
              <w:top w:val="nil"/>
              <w:left w:val="single" w:sz="4" w:space="0" w:color="auto"/>
              <w:bottom w:val="nil"/>
              <w:right w:val="nil"/>
            </w:tcBorders>
          </w:tcPr>
          <w:p w14:paraId="47B59C0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0.034</w:t>
            </w:r>
          </w:p>
        </w:tc>
        <w:tc>
          <w:tcPr>
            <w:tcW w:w="992" w:type="dxa"/>
            <w:tcBorders>
              <w:top w:val="nil"/>
              <w:left w:val="nil"/>
              <w:bottom w:val="nil"/>
              <w:right w:val="nil"/>
            </w:tcBorders>
          </w:tcPr>
          <w:p w14:paraId="1D30CC5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single" w:sz="4" w:space="0" w:color="auto"/>
            </w:tcBorders>
          </w:tcPr>
          <w:p w14:paraId="741BAD6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-0.058</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64D7F7B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p>
        </w:tc>
        <w:tc>
          <w:tcPr>
            <w:tcW w:w="992" w:type="dxa"/>
            <w:tcBorders>
              <w:top w:val="nil"/>
              <w:left w:val="nil"/>
              <w:bottom w:val="nil"/>
              <w:right w:val="nil"/>
            </w:tcBorders>
          </w:tcPr>
          <w:p w14:paraId="4C46592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2" w:type="dxa"/>
            <w:tcBorders>
              <w:top w:val="nil"/>
              <w:left w:val="nil"/>
              <w:bottom w:val="nil"/>
              <w:right w:val="single" w:sz="4" w:space="0" w:color="auto"/>
            </w:tcBorders>
          </w:tcPr>
          <w:p w14:paraId="41D81AA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0.069</w:t>
            </w:r>
            <w:r w:rsidRPr="00B0105C">
              <w:rPr>
                <w:rFonts w:ascii="Times New Roman" w:hAnsi="Times New Roman" w:cs="Times New Roman"/>
                <w:sz w:val="20"/>
                <w:szCs w:val="20"/>
                <w:vertAlign w:val="superscript"/>
                <w:lang w:val="en-US"/>
              </w:rPr>
              <w:t>***</w:t>
            </w:r>
          </w:p>
        </w:tc>
      </w:tr>
      <w:tr w:rsidR="000705F1" w:rsidRPr="00295641" w14:paraId="70664CF5" w14:textId="77777777" w:rsidTr="001E6808">
        <w:trPr>
          <w:jc w:val="center"/>
        </w:trPr>
        <w:tc>
          <w:tcPr>
            <w:tcW w:w="1560" w:type="dxa"/>
            <w:tcBorders>
              <w:top w:val="nil"/>
              <w:left w:val="single" w:sz="4" w:space="0" w:color="auto"/>
              <w:bottom w:val="nil"/>
              <w:right w:val="single" w:sz="4" w:space="0" w:color="auto"/>
            </w:tcBorders>
          </w:tcPr>
          <w:p w14:paraId="523F4B31"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6134889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nil"/>
            </w:tcBorders>
          </w:tcPr>
          <w:p w14:paraId="3769EBD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3" w:type="dxa"/>
            <w:tcBorders>
              <w:top w:val="nil"/>
              <w:left w:val="nil"/>
              <w:bottom w:val="nil"/>
              <w:right w:val="single" w:sz="4" w:space="0" w:color="auto"/>
            </w:tcBorders>
          </w:tcPr>
          <w:p w14:paraId="758A6EA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single" w:sz="4" w:space="0" w:color="auto"/>
              <w:bottom w:val="nil"/>
              <w:right w:val="nil"/>
            </w:tcBorders>
          </w:tcPr>
          <w:p w14:paraId="5AC3CFB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2" w:type="dxa"/>
            <w:tcBorders>
              <w:top w:val="nil"/>
              <w:left w:val="nil"/>
              <w:bottom w:val="nil"/>
              <w:right w:val="nil"/>
            </w:tcBorders>
          </w:tcPr>
          <w:p w14:paraId="250376A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10EC4EE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3" w:type="dxa"/>
            <w:tcBorders>
              <w:top w:val="nil"/>
              <w:left w:val="single" w:sz="4" w:space="0" w:color="auto"/>
              <w:bottom w:val="nil"/>
              <w:right w:val="nil"/>
            </w:tcBorders>
          </w:tcPr>
          <w:p w14:paraId="549B79B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bottom w:val="nil"/>
              <w:right w:val="nil"/>
            </w:tcBorders>
          </w:tcPr>
          <w:p w14:paraId="6B982E4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48333AD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r>
      <w:tr w:rsidR="000705F1" w:rsidRPr="00295641" w14:paraId="165699EF" w14:textId="77777777" w:rsidTr="001E6808">
        <w:trPr>
          <w:jc w:val="center"/>
        </w:trPr>
        <w:tc>
          <w:tcPr>
            <w:tcW w:w="1560" w:type="dxa"/>
            <w:tcBorders>
              <w:top w:val="nil"/>
              <w:left w:val="single" w:sz="4" w:space="0" w:color="auto"/>
              <w:bottom w:val="nil"/>
              <w:right w:val="single" w:sz="4" w:space="0" w:color="auto"/>
            </w:tcBorders>
          </w:tcPr>
          <w:p w14:paraId="1FA34BF1"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West</w:t>
            </w:r>
          </w:p>
        </w:tc>
        <w:tc>
          <w:tcPr>
            <w:tcW w:w="992" w:type="dxa"/>
            <w:tcBorders>
              <w:top w:val="nil"/>
              <w:left w:val="single" w:sz="4" w:space="0" w:color="auto"/>
              <w:bottom w:val="nil"/>
              <w:right w:val="nil"/>
            </w:tcBorders>
          </w:tcPr>
          <w:p w14:paraId="56A5169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nil"/>
            </w:tcBorders>
          </w:tcPr>
          <w:p w14:paraId="1661A2D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0.056</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3AB0B3C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0.079</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27EC959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-0.179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A333DE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-0.197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5AD9EF4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-0.220</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75BC568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5550183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0.113</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7CBDBF0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0.146</w:t>
            </w:r>
            <w:r w:rsidRPr="00B0105C">
              <w:rPr>
                <w:rFonts w:ascii="Times New Roman" w:hAnsi="Times New Roman" w:cs="Times New Roman"/>
                <w:sz w:val="20"/>
                <w:szCs w:val="20"/>
                <w:vertAlign w:val="superscript"/>
                <w:lang w:val="en-US"/>
              </w:rPr>
              <w:t>***</w:t>
            </w:r>
          </w:p>
        </w:tc>
      </w:tr>
      <w:tr w:rsidR="000705F1" w:rsidRPr="00295641" w14:paraId="5C29C17F" w14:textId="77777777" w:rsidTr="001E6808">
        <w:trPr>
          <w:jc w:val="center"/>
        </w:trPr>
        <w:tc>
          <w:tcPr>
            <w:tcW w:w="1560" w:type="dxa"/>
            <w:tcBorders>
              <w:top w:val="nil"/>
              <w:left w:val="single" w:sz="4" w:space="0" w:color="auto"/>
              <w:bottom w:val="nil"/>
              <w:right w:val="single" w:sz="4" w:space="0" w:color="auto"/>
            </w:tcBorders>
          </w:tcPr>
          <w:p w14:paraId="135C1B67"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4F93ED0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78F8D84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3" w:type="dxa"/>
            <w:tcBorders>
              <w:top w:val="nil"/>
              <w:left w:val="nil"/>
              <w:bottom w:val="nil"/>
              <w:right w:val="single" w:sz="4" w:space="0" w:color="auto"/>
            </w:tcBorders>
          </w:tcPr>
          <w:p w14:paraId="7D8DA7C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single" w:sz="4" w:space="0" w:color="auto"/>
              <w:bottom w:val="nil"/>
              <w:right w:val="nil"/>
            </w:tcBorders>
          </w:tcPr>
          <w:p w14:paraId="3E6A7FE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(0.031)</w:t>
            </w:r>
          </w:p>
        </w:tc>
        <w:tc>
          <w:tcPr>
            <w:tcW w:w="992" w:type="dxa"/>
            <w:tcBorders>
              <w:top w:val="nil"/>
              <w:left w:val="nil"/>
              <w:bottom w:val="nil"/>
              <w:right w:val="nil"/>
            </w:tcBorders>
          </w:tcPr>
          <w:p w14:paraId="16B93EB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5BA8F4F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3" w:type="dxa"/>
            <w:tcBorders>
              <w:top w:val="nil"/>
              <w:left w:val="single" w:sz="4" w:space="0" w:color="auto"/>
              <w:bottom w:val="nil"/>
              <w:right w:val="nil"/>
            </w:tcBorders>
          </w:tcPr>
          <w:p w14:paraId="7BCA577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c>
          <w:tcPr>
            <w:tcW w:w="992" w:type="dxa"/>
            <w:tcBorders>
              <w:top w:val="nil"/>
              <w:left w:val="nil"/>
              <w:bottom w:val="nil"/>
              <w:right w:val="nil"/>
            </w:tcBorders>
          </w:tcPr>
          <w:p w14:paraId="1C8A186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78D69BF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r>
      <w:tr w:rsidR="000705F1" w:rsidRPr="00295641" w14:paraId="77C5811A" w14:textId="77777777" w:rsidTr="001E6808">
        <w:trPr>
          <w:jc w:val="center"/>
        </w:trPr>
        <w:tc>
          <w:tcPr>
            <w:tcW w:w="1560" w:type="dxa"/>
            <w:tcBorders>
              <w:top w:val="nil"/>
              <w:left w:val="single" w:sz="4" w:space="0" w:color="auto"/>
              <w:bottom w:val="nil"/>
              <w:right w:val="single" w:sz="4" w:space="0" w:color="auto"/>
            </w:tcBorders>
          </w:tcPr>
          <w:p w14:paraId="48F107AB"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Age</w:t>
            </w:r>
          </w:p>
        </w:tc>
        <w:tc>
          <w:tcPr>
            <w:tcW w:w="992" w:type="dxa"/>
            <w:tcBorders>
              <w:top w:val="nil"/>
              <w:left w:val="single" w:sz="4" w:space="0" w:color="auto"/>
              <w:bottom w:val="nil"/>
              <w:right w:val="nil"/>
            </w:tcBorders>
          </w:tcPr>
          <w:p w14:paraId="61BFFF7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1DB94C7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3" w:type="dxa"/>
            <w:tcBorders>
              <w:top w:val="nil"/>
              <w:left w:val="nil"/>
              <w:bottom w:val="nil"/>
              <w:right w:val="single" w:sz="4" w:space="0" w:color="auto"/>
            </w:tcBorders>
          </w:tcPr>
          <w:p w14:paraId="68B7DE0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-0.002</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70CCA59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75F9EB9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0FD020B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0.002</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3E8458C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764FE3D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71E4F63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r>
      <w:tr w:rsidR="000705F1" w:rsidRPr="00295641" w14:paraId="23A9B0B1" w14:textId="77777777" w:rsidTr="001E6808">
        <w:trPr>
          <w:jc w:val="center"/>
        </w:trPr>
        <w:tc>
          <w:tcPr>
            <w:tcW w:w="1560" w:type="dxa"/>
            <w:tcBorders>
              <w:top w:val="nil"/>
              <w:left w:val="single" w:sz="4" w:space="0" w:color="auto"/>
              <w:bottom w:val="nil"/>
              <w:right w:val="single" w:sz="4" w:space="0" w:color="auto"/>
            </w:tcBorders>
          </w:tcPr>
          <w:p w14:paraId="6EF6B169"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90109C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nil"/>
              <w:bottom w:val="nil"/>
              <w:right w:val="nil"/>
            </w:tcBorders>
          </w:tcPr>
          <w:p w14:paraId="07E1AC4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3" w:type="dxa"/>
            <w:tcBorders>
              <w:top w:val="nil"/>
              <w:left w:val="nil"/>
              <w:bottom w:val="nil"/>
              <w:right w:val="single" w:sz="4" w:space="0" w:color="auto"/>
            </w:tcBorders>
          </w:tcPr>
          <w:p w14:paraId="779BF3F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single" w:sz="4" w:space="0" w:color="auto"/>
              <w:bottom w:val="nil"/>
              <w:right w:val="nil"/>
            </w:tcBorders>
          </w:tcPr>
          <w:p w14:paraId="34EB3D7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nil"/>
            </w:tcBorders>
          </w:tcPr>
          <w:p w14:paraId="3FA11BD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nil"/>
              <w:bottom w:val="nil"/>
              <w:right w:val="single" w:sz="4" w:space="0" w:color="auto"/>
            </w:tcBorders>
          </w:tcPr>
          <w:p w14:paraId="22B6411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3" w:type="dxa"/>
            <w:tcBorders>
              <w:top w:val="nil"/>
              <w:left w:val="single" w:sz="4" w:space="0" w:color="auto"/>
              <w:bottom w:val="nil"/>
              <w:right w:val="nil"/>
            </w:tcBorders>
          </w:tcPr>
          <w:p w14:paraId="44EB6FA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nil"/>
            </w:tcBorders>
          </w:tcPr>
          <w:p w14:paraId="1727869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nil"/>
              <w:bottom w:val="nil"/>
              <w:right w:val="single" w:sz="4" w:space="0" w:color="auto"/>
            </w:tcBorders>
          </w:tcPr>
          <w:p w14:paraId="6263A47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r>
      <w:tr w:rsidR="000705F1" w:rsidRPr="00295641" w14:paraId="2778321E" w14:textId="77777777" w:rsidTr="001E6808">
        <w:trPr>
          <w:jc w:val="center"/>
        </w:trPr>
        <w:tc>
          <w:tcPr>
            <w:tcW w:w="1560" w:type="dxa"/>
            <w:tcBorders>
              <w:top w:val="nil"/>
              <w:left w:val="single" w:sz="4" w:space="0" w:color="auto"/>
              <w:bottom w:val="nil"/>
              <w:right w:val="single" w:sz="4" w:space="0" w:color="auto"/>
            </w:tcBorders>
          </w:tcPr>
          <w:p w14:paraId="3FEC3E02"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Male</w:t>
            </w:r>
          </w:p>
        </w:tc>
        <w:tc>
          <w:tcPr>
            <w:tcW w:w="992" w:type="dxa"/>
            <w:tcBorders>
              <w:top w:val="nil"/>
              <w:left w:val="single" w:sz="4" w:space="0" w:color="auto"/>
              <w:bottom w:val="nil"/>
              <w:right w:val="nil"/>
            </w:tcBorders>
          </w:tcPr>
          <w:p w14:paraId="6513A60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nil"/>
              <w:bottom w:val="nil"/>
              <w:right w:val="nil"/>
            </w:tcBorders>
          </w:tcPr>
          <w:p w14:paraId="3DD5F39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-0.009</w:t>
            </w:r>
          </w:p>
        </w:tc>
        <w:tc>
          <w:tcPr>
            <w:tcW w:w="993" w:type="dxa"/>
            <w:tcBorders>
              <w:top w:val="nil"/>
              <w:left w:val="nil"/>
              <w:bottom w:val="nil"/>
              <w:right w:val="single" w:sz="4" w:space="0" w:color="auto"/>
            </w:tcBorders>
          </w:tcPr>
          <w:p w14:paraId="53EF1B3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2" w:type="dxa"/>
            <w:tcBorders>
              <w:top w:val="nil"/>
              <w:left w:val="single" w:sz="4" w:space="0" w:color="auto"/>
              <w:bottom w:val="nil"/>
              <w:right w:val="nil"/>
            </w:tcBorders>
          </w:tcPr>
          <w:p w14:paraId="16F4A0C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41C956F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641A766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-0.036</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663C64F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35FA4FF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5EDB8B3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r>
      <w:tr w:rsidR="000705F1" w:rsidRPr="00295641" w14:paraId="1C7BEB0A" w14:textId="77777777" w:rsidTr="001E6808">
        <w:trPr>
          <w:jc w:val="center"/>
        </w:trPr>
        <w:tc>
          <w:tcPr>
            <w:tcW w:w="1560" w:type="dxa"/>
            <w:tcBorders>
              <w:top w:val="nil"/>
              <w:left w:val="single" w:sz="4" w:space="0" w:color="auto"/>
              <w:bottom w:val="nil"/>
              <w:right w:val="single" w:sz="4" w:space="0" w:color="auto"/>
            </w:tcBorders>
          </w:tcPr>
          <w:p w14:paraId="492775C6"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9DE14B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2" w:type="dxa"/>
            <w:tcBorders>
              <w:top w:val="nil"/>
              <w:left w:val="nil"/>
              <w:bottom w:val="nil"/>
              <w:right w:val="nil"/>
            </w:tcBorders>
          </w:tcPr>
          <w:p w14:paraId="27CD2D2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(0.008)</w:t>
            </w:r>
          </w:p>
        </w:tc>
        <w:tc>
          <w:tcPr>
            <w:tcW w:w="993" w:type="dxa"/>
            <w:tcBorders>
              <w:top w:val="nil"/>
              <w:left w:val="nil"/>
              <w:bottom w:val="nil"/>
              <w:right w:val="single" w:sz="4" w:space="0" w:color="auto"/>
            </w:tcBorders>
          </w:tcPr>
          <w:p w14:paraId="054B3E3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c>
          <w:tcPr>
            <w:tcW w:w="992" w:type="dxa"/>
            <w:tcBorders>
              <w:top w:val="nil"/>
              <w:left w:val="single" w:sz="4" w:space="0" w:color="auto"/>
              <w:bottom w:val="nil"/>
              <w:right w:val="nil"/>
            </w:tcBorders>
          </w:tcPr>
          <w:p w14:paraId="329E8B2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074D932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c>
          <w:tcPr>
            <w:tcW w:w="992" w:type="dxa"/>
            <w:tcBorders>
              <w:top w:val="nil"/>
              <w:left w:val="nil"/>
              <w:bottom w:val="nil"/>
              <w:right w:val="single" w:sz="4" w:space="0" w:color="auto"/>
            </w:tcBorders>
          </w:tcPr>
          <w:p w14:paraId="461381F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3" w:type="dxa"/>
            <w:tcBorders>
              <w:top w:val="nil"/>
              <w:left w:val="single" w:sz="4" w:space="0" w:color="auto"/>
              <w:bottom w:val="nil"/>
              <w:right w:val="nil"/>
            </w:tcBorders>
          </w:tcPr>
          <w:p w14:paraId="756E5E3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nil"/>
            </w:tcBorders>
          </w:tcPr>
          <w:p w14:paraId="26212A4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c>
          <w:tcPr>
            <w:tcW w:w="992" w:type="dxa"/>
            <w:tcBorders>
              <w:top w:val="nil"/>
              <w:left w:val="nil"/>
              <w:bottom w:val="nil"/>
              <w:right w:val="single" w:sz="4" w:space="0" w:color="auto"/>
            </w:tcBorders>
          </w:tcPr>
          <w:p w14:paraId="615F34D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r>
      <w:tr w:rsidR="000705F1" w:rsidRPr="00295641" w14:paraId="461EA6E9" w14:textId="77777777" w:rsidTr="001E6808">
        <w:trPr>
          <w:jc w:val="center"/>
        </w:trPr>
        <w:tc>
          <w:tcPr>
            <w:tcW w:w="1560" w:type="dxa"/>
            <w:tcBorders>
              <w:top w:val="nil"/>
              <w:left w:val="single" w:sz="4" w:space="0" w:color="auto"/>
              <w:bottom w:val="nil"/>
              <w:right w:val="single" w:sz="4" w:space="0" w:color="auto"/>
            </w:tcBorders>
          </w:tcPr>
          <w:p w14:paraId="58F48F8F"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Income</w:t>
            </w:r>
          </w:p>
        </w:tc>
        <w:tc>
          <w:tcPr>
            <w:tcW w:w="992" w:type="dxa"/>
            <w:tcBorders>
              <w:top w:val="nil"/>
              <w:left w:val="single" w:sz="4" w:space="0" w:color="auto"/>
              <w:bottom w:val="nil"/>
              <w:right w:val="nil"/>
            </w:tcBorders>
          </w:tcPr>
          <w:p w14:paraId="3934523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-0.005</w:t>
            </w:r>
          </w:p>
        </w:tc>
        <w:tc>
          <w:tcPr>
            <w:tcW w:w="992" w:type="dxa"/>
            <w:tcBorders>
              <w:top w:val="nil"/>
              <w:left w:val="nil"/>
              <w:bottom w:val="nil"/>
              <w:right w:val="nil"/>
            </w:tcBorders>
          </w:tcPr>
          <w:p w14:paraId="2743E09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720B4F4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36EC410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-0.006</w:t>
            </w:r>
          </w:p>
        </w:tc>
        <w:tc>
          <w:tcPr>
            <w:tcW w:w="992" w:type="dxa"/>
            <w:tcBorders>
              <w:top w:val="nil"/>
              <w:left w:val="nil"/>
              <w:bottom w:val="nil"/>
              <w:right w:val="nil"/>
            </w:tcBorders>
          </w:tcPr>
          <w:p w14:paraId="2086E62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single" w:sz="4" w:space="0" w:color="auto"/>
            </w:tcBorders>
          </w:tcPr>
          <w:p w14:paraId="7239679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0.009</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1F48403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0.008</w:t>
            </w:r>
          </w:p>
        </w:tc>
        <w:tc>
          <w:tcPr>
            <w:tcW w:w="992" w:type="dxa"/>
            <w:tcBorders>
              <w:top w:val="nil"/>
              <w:left w:val="nil"/>
              <w:bottom w:val="nil"/>
              <w:right w:val="nil"/>
            </w:tcBorders>
          </w:tcPr>
          <w:p w14:paraId="31D4133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2FF0DB6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r w:rsidRPr="00B0105C">
              <w:rPr>
                <w:rFonts w:ascii="Times New Roman" w:hAnsi="Times New Roman" w:cs="Times New Roman"/>
                <w:sz w:val="20"/>
                <w:szCs w:val="20"/>
                <w:vertAlign w:val="superscript"/>
                <w:lang w:val="en-US"/>
              </w:rPr>
              <w:t>***</w:t>
            </w:r>
          </w:p>
        </w:tc>
      </w:tr>
      <w:tr w:rsidR="000705F1" w:rsidRPr="00295641" w14:paraId="26E44349" w14:textId="77777777" w:rsidTr="001E6808">
        <w:trPr>
          <w:jc w:val="center"/>
        </w:trPr>
        <w:tc>
          <w:tcPr>
            <w:tcW w:w="1560" w:type="dxa"/>
            <w:tcBorders>
              <w:top w:val="nil"/>
              <w:left w:val="single" w:sz="4" w:space="0" w:color="auto"/>
              <w:bottom w:val="nil"/>
              <w:right w:val="single" w:sz="4" w:space="0" w:color="auto"/>
            </w:tcBorders>
          </w:tcPr>
          <w:p w14:paraId="20F608F8"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19C2E12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nil"/>
              <w:bottom w:val="nil"/>
              <w:right w:val="nil"/>
            </w:tcBorders>
          </w:tcPr>
          <w:p w14:paraId="6444141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p>
        </w:tc>
        <w:tc>
          <w:tcPr>
            <w:tcW w:w="993" w:type="dxa"/>
            <w:tcBorders>
              <w:top w:val="nil"/>
              <w:left w:val="nil"/>
              <w:bottom w:val="nil"/>
              <w:right w:val="single" w:sz="4" w:space="0" w:color="auto"/>
            </w:tcBorders>
          </w:tcPr>
          <w:p w14:paraId="22C4AE4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single" w:sz="4" w:space="0" w:color="auto"/>
              <w:bottom w:val="nil"/>
              <w:right w:val="nil"/>
            </w:tcBorders>
          </w:tcPr>
          <w:p w14:paraId="6E5E721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(0.007)</w:t>
            </w:r>
          </w:p>
        </w:tc>
        <w:tc>
          <w:tcPr>
            <w:tcW w:w="992" w:type="dxa"/>
            <w:tcBorders>
              <w:top w:val="nil"/>
              <w:left w:val="nil"/>
              <w:bottom w:val="nil"/>
              <w:right w:val="nil"/>
            </w:tcBorders>
          </w:tcPr>
          <w:p w14:paraId="384AF0A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nil"/>
              <w:bottom w:val="nil"/>
              <w:right w:val="single" w:sz="4" w:space="0" w:color="auto"/>
            </w:tcBorders>
          </w:tcPr>
          <w:p w14:paraId="2E0042D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3" w:type="dxa"/>
            <w:tcBorders>
              <w:top w:val="nil"/>
              <w:left w:val="single" w:sz="4" w:space="0" w:color="auto"/>
              <w:bottom w:val="nil"/>
              <w:right w:val="nil"/>
            </w:tcBorders>
          </w:tcPr>
          <w:p w14:paraId="5B100C3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(0.007)</w:t>
            </w:r>
          </w:p>
        </w:tc>
        <w:tc>
          <w:tcPr>
            <w:tcW w:w="992" w:type="dxa"/>
            <w:tcBorders>
              <w:top w:val="nil"/>
              <w:left w:val="nil"/>
              <w:bottom w:val="nil"/>
              <w:right w:val="nil"/>
            </w:tcBorders>
          </w:tcPr>
          <w:p w14:paraId="11B16DF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nil"/>
              <w:bottom w:val="nil"/>
              <w:right w:val="single" w:sz="4" w:space="0" w:color="auto"/>
            </w:tcBorders>
          </w:tcPr>
          <w:p w14:paraId="5ED4DB0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r>
      <w:tr w:rsidR="000705F1" w:rsidRPr="00295641" w14:paraId="4D42E2BF" w14:textId="77777777" w:rsidTr="001E6808">
        <w:trPr>
          <w:jc w:val="center"/>
        </w:trPr>
        <w:tc>
          <w:tcPr>
            <w:tcW w:w="1560" w:type="dxa"/>
            <w:tcBorders>
              <w:top w:val="nil"/>
              <w:left w:val="single" w:sz="4" w:space="0" w:color="auto"/>
              <w:bottom w:val="nil"/>
              <w:right w:val="single" w:sz="4" w:space="0" w:color="auto"/>
            </w:tcBorders>
          </w:tcPr>
          <w:p w14:paraId="1DF61EE3"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Degree</w:t>
            </w:r>
          </w:p>
        </w:tc>
        <w:tc>
          <w:tcPr>
            <w:tcW w:w="992" w:type="dxa"/>
            <w:tcBorders>
              <w:top w:val="nil"/>
              <w:left w:val="single" w:sz="4" w:space="0" w:color="auto"/>
              <w:bottom w:val="nil"/>
              <w:right w:val="nil"/>
            </w:tcBorders>
          </w:tcPr>
          <w:p w14:paraId="060BBC5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nil"/>
            </w:tcBorders>
          </w:tcPr>
          <w:p w14:paraId="0B4603B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3" w:type="dxa"/>
            <w:tcBorders>
              <w:top w:val="nil"/>
              <w:left w:val="nil"/>
              <w:bottom w:val="nil"/>
              <w:right w:val="single" w:sz="4" w:space="0" w:color="auto"/>
            </w:tcBorders>
          </w:tcPr>
          <w:p w14:paraId="18096BB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single" w:sz="4" w:space="0" w:color="auto"/>
              <w:bottom w:val="nil"/>
              <w:right w:val="nil"/>
            </w:tcBorders>
          </w:tcPr>
          <w:p w14:paraId="3C75CBA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0.026</w:t>
            </w:r>
          </w:p>
        </w:tc>
        <w:tc>
          <w:tcPr>
            <w:tcW w:w="992" w:type="dxa"/>
            <w:tcBorders>
              <w:top w:val="nil"/>
              <w:left w:val="nil"/>
              <w:bottom w:val="nil"/>
              <w:right w:val="nil"/>
            </w:tcBorders>
          </w:tcPr>
          <w:p w14:paraId="0E11C74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0.022</w:t>
            </w:r>
          </w:p>
        </w:tc>
        <w:tc>
          <w:tcPr>
            <w:tcW w:w="992" w:type="dxa"/>
            <w:tcBorders>
              <w:top w:val="nil"/>
              <w:left w:val="nil"/>
              <w:bottom w:val="nil"/>
              <w:right w:val="single" w:sz="4" w:space="0" w:color="auto"/>
            </w:tcBorders>
          </w:tcPr>
          <w:p w14:paraId="5B16452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0.036</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0067037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2" w:type="dxa"/>
            <w:tcBorders>
              <w:top w:val="nil"/>
              <w:left w:val="nil"/>
              <w:bottom w:val="nil"/>
              <w:right w:val="nil"/>
            </w:tcBorders>
          </w:tcPr>
          <w:p w14:paraId="0AFDBFF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2" w:type="dxa"/>
            <w:tcBorders>
              <w:top w:val="nil"/>
              <w:left w:val="nil"/>
              <w:bottom w:val="nil"/>
              <w:right w:val="single" w:sz="4" w:space="0" w:color="auto"/>
            </w:tcBorders>
          </w:tcPr>
          <w:p w14:paraId="43B9E2E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-0.045</w:t>
            </w:r>
            <w:r w:rsidRPr="00B0105C">
              <w:rPr>
                <w:rFonts w:ascii="Times New Roman" w:hAnsi="Times New Roman" w:cs="Times New Roman"/>
                <w:sz w:val="20"/>
                <w:szCs w:val="20"/>
                <w:vertAlign w:val="superscript"/>
                <w:lang w:val="en-US"/>
              </w:rPr>
              <w:t>***</w:t>
            </w:r>
          </w:p>
        </w:tc>
      </w:tr>
      <w:tr w:rsidR="000705F1" w:rsidRPr="00295641" w14:paraId="786519B8" w14:textId="77777777" w:rsidTr="001E6808">
        <w:trPr>
          <w:jc w:val="center"/>
        </w:trPr>
        <w:tc>
          <w:tcPr>
            <w:tcW w:w="1560" w:type="dxa"/>
            <w:tcBorders>
              <w:top w:val="nil"/>
              <w:left w:val="single" w:sz="4" w:space="0" w:color="auto"/>
              <w:bottom w:val="nil"/>
              <w:right w:val="single" w:sz="4" w:space="0" w:color="auto"/>
            </w:tcBorders>
          </w:tcPr>
          <w:p w14:paraId="1A018956"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47FE7AD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(0.013)</w:t>
            </w:r>
          </w:p>
        </w:tc>
        <w:tc>
          <w:tcPr>
            <w:tcW w:w="992" w:type="dxa"/>
            <w:tcBorders>
              <w:top w:val="nil"/>
              <w:left w:val="nil"/>
              <w:bottom w:val="nil"/>
              <w:right w:val="nil"/>
            </w:tcBorders>
          </w:tcPr>
          <w:p w14:paraId="08BA5DD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(0.009)</w:t>
            </w:r>
          </w:p>
        </w:tc>
        <w:tc>
          <w:tcPr>
            <w:tcW w:w="993" w:type="dxa"/>
            <w:tcBorders>
              <w:top w:val="nil"/>
              <w:left w:val="nil"/>
              <w:bottom w:val="nil"/>
              <w:right w:val="single" w:sz="4" w:space="0" w:color="auto"/>
            </w:tcBorders>
          </w:tcPr>
          <w:p w14:paraId="70AF10F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2" w:type="dxa"/>
            <w:tcBorders>
              <w:top w:val="nil"/>
              <w:left w:val="single" w:sz="4" w:space="0" w:color="auto"/>
              <w:bottom w:val="nil"/>
              <w:right w:val="nil"/>
            </w:tcBorders>
          </w:tcPr>
          <w:p w14:paraId="072ACA5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(0.022)</w:t>
            </w:r>
          </w:p>
        </w:tc>
        <w:tc>
          <w:tcPr>
            <w:tcW w:w="992" w:type="dxa"/>
            <w:tcBorders>
              <w:top w:val="nil"/>
              <w:left w:val="nil"/>
              <w:bottom w:val="nil"/>
              <w:right w:val="nil"/>
            </w:tcBorders>
          </w:tcPr>
          <w:p w14:paraId="0FA15A2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2" w:type="dxa"/>
            <w:tcBorders>
              <w:top w:val="nil"/>
              <w:left w:val="nil"/>
              <w:bottom w:val="nil"/>
              <w:right w:val="single" w:sz="4" w:space="0" w:color="auto"/>
            </w:tcBorders>
          </w:tcPr>
          <w:p w14:paraId="3C0B546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3" w:type="dxa"/>
            <w:tcBorders>
              <w:top w:val="nil"/>
              <w:left w:val="single" w:sz="4" w:space="0" w:color="auto"/>
              <w:bottom w:val="nil"/>
              <w:right w:val="nil"/>
            </w:tcBorders>
          </w:tcPr>
          <w:p w14:paraId="19B1673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nil"/>
              <w:bottom w:val="nil"/>
              <w:right w:val="nil"/>
            </w:tcBorders>
          </w:tcPr>
          <w:p w14:paraId="45D11EC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2" w:type="dxa"/>
            <w:tcBorders>
              <w:top w:val="nil"/>
              <w:left w:val="nil"/>
              <w:bottom w:val="nil"/>
              <w:right w:val="single" w:sz="4" w:space="0" w:color="auto"/>
            </w:tcBorders>
          </w:tcPr>
          <w:p w14:paraId="0297109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r>
      <w:tr w:rsidR="000705F1" w:rsidRPr="00295641" w14:paraId="2F725CF0" w14:textId="77777777" w:rsidTr="001E6808">
        <w:trPr>
          <w:jc w:val="center"/>
        </w:trPr>
        <w:tc>
          <w:tcPr>
            <w:tcW w:w="1560" w:type="dxa"/>
            <w:tcBorders>
              <w:top w:val="nil"/>
              <w:left w:val="single" w:sz="4" w:space="0" w:color="auto"/>
              <w:bottom w:val="nil"/>
              <w:right w:val="single" w:sz="4" w:space="0" w:color="auto"/>
            </w:tcBorders>
          </w:tcPr>
          <w:p w14:paraId="59989B02"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None</w:t>
            </w:r>
          </w:p>
        </w:tc>
        <w:tc>
          <w:tcPr>
            <w:tcW w:w="992" w:type="dxa"/>
            <w:tcBorders>
              <w:top w:val="nil"/>
              <w:left w:val="single" w:sz="4" w:space="0" w:color="auto"/>
              <w:bottom w:val="nil"/>
              <w:right w:val="nil"/>
            </w:tcBorders>
          </w:tcPr>
          <w:p w14:paraId="4E7F938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nil"/>
            </w:tcBorders>
          </w:tcPr>
          <w:p w14:paraId="0F4BD99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3" w:type="dxa"/>
            <w:tcBorders>
              <w:top w:val="nil"/>
              <w:left w:val="nil"/>
              <w:bottom w:val="nil"/>
              <w:right w:val="single" w:sz="4" w:space="0" w:color="auto"/>
            </w:tcBorders>
          </w:tcPr>
          <w:p w14:paraId="6BE85CF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single" w:sz="4" w:space="0" w:color="auto"/>
              <w:bottom w:val="nil"/>
              <w:right w:val="nil"/>
            </w:tcBorders>
          </w:tcPr>
          <w:p w14:paraId="4C44208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nil"/>
            </w:tcBorders>
          </w:tcPr>
          <w:p w14:paraId="6CA124A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single" w:sz="4" w:space="0" w:color="auto"/>
            </w:tcBorders>
          </w:tcPr>
          <w:p w14:paraId="7D08D2D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3" w:type="dxa"/>
            <w:tcBorders>
              <w:top w:val="nil"/>
              <w:left w:val="single" w:sz="4" w:space="0" w:color="auto"/>
              <w:bottom w:val="nil"/>
              <w:right w:val="nil"/>
            </w:tcBorders>
          </w:tcPr>
          <w:p w14:paraId="568C915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nil"/>
            </w:tcBorders>
          </w:tcPr>
          <w:p w14:paraId="69B0825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single" w:sz="4" w:space="0" w:color="auto"/>
            </w:tcBorders>
          </w:tcPr>
          <w:p w14:paraId="3385CF6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r>
      <w:tr w:rsidR="000705F1" w:rsidRPr="00295641" w14:paraId="2AAD918C" w14:textId="77777777" w:rsidTr="001E6808">
        <w:trPr>
          <w:jc w:val="center"/>
        </w:trPr>
        <w:tc>
          <w:tcPr>
            <w:tcW w:w="1560" w:type="dxa"/>
            <w:tcBorders>
              <w:top w:val="nil"/>
              <w:left w:val="single" w:sz="4" w:space="0" w:color="auto"/>
              <w:bottom w:val="nil"/>
              <w:right w:val="single" w:sz="4" w:space="0" w:color="auto"/>
            </w:tcBorders>
          </w:tcPr>
          <w:p w14:paraId="516437B5"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CB9F06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5448442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nil"/>
              <w:bottom w:val="nil"/>
              <w:right w:val="single" w:sz="4" w:space="0" w:color="auto"/>
            </w:tcBorders>
          </w:tcPr>
          <w:p w14:paraId="736AA65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5D7C373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015F0A2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361462F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single" w:sz="4" w:space="0" w:color="auto"/>
              <w:bottom w:val="nil"/>
              <w:right w:val="nil"/>
            </w:tcBorders>
          </w:tcPr>
          <w:p w14:paraId="4725627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003E5DA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739B5F8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p>
        </w:tc>
      </w:tr>
      <w:tr w:rsidR="000705F1" w:rsidRPr="00295641" w14:paraId="1C5864A3" w14:textId="77777777" w:rsidTr="001E6808">
        <w:trPr>
          <w:jc w:val="center"/>
        </w:trPr>
        <w:tc>
          <w:tcPr>
            <w:tcW w:w="1560" w:type="dxa"/>
            <w:tcBorders>
              <w:top w:val="nil"/>
              <w:left w:val="single" w:sz="4" w:space="0" w:color="auto"/>
              <w:bottom w:val="nil"/>
              <w:right w:val="single" w:sz="4" w:space="0" w:color="auto"/>
            </w:tcBorders>
          </w:tcPr>
          <w:p w14:paraId="5FB56A52"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Cath.</w:t>
            </w:r>
          </w:p>
        </w:tc>
        <w:tc>
          <w:tcPr>
            <w:tcW w:w="992" w:type="dxa"/>
            <w:tcBorders>
              <w:top w:val="nil"/>
              <w:left w:val="single" w:sz="4" w:space="0" w:color="auto"/>
              <w:bottom w:val="nil"/>
              <w:right w:val="nil"/>
            </w:tcBorders>
          </w:tcPr>
          <w:p w14:paraId="4DBCAA0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59D47B8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-0.081</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4793DCD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0E8BBBB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1ACF0E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02A2F28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0.041</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403F4E1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-0.060</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57A34D1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nil"/>
              <w:bottom w:val="nil"/>
              <w:right w:val="single" w:sz="4" w:space="0" w:color="auto"/>
            </w:tcBorders>
          </w:tcPr>
          <w:p w14:paraId="2ED0D3C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0.060</w:t>
            </w:r>
            <w:r w:rsidRPr="00B0105C">
              <w:rPr>
                <w:rFonts w:ascii="Times New Roman" w:hAnsi="Times New Roman" w:cs="Times New Roman"/>
                <w:sz w:val="20"/>
                <w:szCs w:val="20"/>
                <w:vertAlign w:val="superscript"/>
                <w:lang w:val="en-US"/>
              </w:rPr>
              <w:t>***</w:t>
            </w:r>
          </w:p>
        </w:tc>
      </w:tr>
      <w:tr w:rsidR="000705F1" w:rsidRPr="00295641" w14:paraId="1464B99B" w14:textId="77777777" w:rsidTr="001E6808">
        <w:trPr>
          <w:jc w:val="center"/>
        </w:trPr>
        <w:tc>
          <w:tcPr>
            <w:tcW w:w="1560" w:type="dxa"/>
            <w:tcBorders>
              <w:top w:val="nil"/>
              <w:left w:val="single" w:sz="4" w:space="0" w:color="auto"/>
              <w:bottom w:val="nil"/>
              <w:right w:val="single" w:sz="4" w:space="0" w:color="auto"/>
            </w:tcBorders>
          </w:tcPr>
          <w:p w14:paraId="06198CAC"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1D36529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480B35D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3" w:type="dxa"/>
            <w:tcBorders>
              <w:top w:val="nil"/>
              <w:left w:val="nil"/>
              <w:bottom w:val="nil"/>
              <w:right w:val="single" w:sz="4" w:space="0" w:color="auto"/>
            </w:tcBorders>
          </w:tcPr>
          <w:p w14:paraId="711E0BF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2" w:type="dxa"/>
            <w:tcBorders>
              <w:top w:val="nil"/>
              <w:left w:val="single" w:sz="4" w:space="0" w:color="auto"/>
              <w:bottom w:val="nil"/>
              <w:right w:val="nil"/>
            </w:tcBorders>
          </w:tcPr>
          <w:p w14:paraId="28BD004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bottom w:val="nil"/>
              <w:right w:val="nil"/>
            </w:tcBorders>
          </w:tcPr>
          <w:p w14:paraId="75C09B0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2" w:type="dxa"/>
            <w:tcBorders>
              <w:top w:val="nil"/>
              <w:left w:val="nil"/>
              <w:bottom w:val="nil"/>
              <w:right w:val="single" w:sz="4" w:space="0" w:color="auto"/>
            </w:tcBorders>
          </w:tcPr>
          <w:p w14:paraId="79074ED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3" w:type="dxa"/>
            <w:tcBorders>
              <w:top w:val="nil"/>
              <w:left w:val="single" w:sz="4" w:space="0" w:color="auto"/>
              <w:bottom w:val="nil"/>
              <w:right w:val="nil"/>
            </w:tcBorders>
          </w:tcPr>
          <w:p w14:paraId="2867F05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367CCF1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single" w:sz="4" w:space="0" w:color="auto"/>
            </w:tcBorders>
          </w:tcPr>
          <w:p w14:paraId="6D208A4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r>
      <w:tr w:rsidR="000705F1" w:rsidRPr="00295641" w14:paraId="08594C8B" w14:textId="77777777" w:rsidTr="001E6808">
        <w:trPr>
          <w:jc w:val="center"/>
        </w:trPr>
        <w:tc>
          <w:tcPr>
            <w:tcW w:w="1560" w:type="dxa"/>
            <w:tcBorders>
              <w:top w:val="nil"/>
              <w:left w:val="single" w:sz="4" w:space="0" w:color="auto"/>
              <w:bottom w:val="nil"/>
              <w:right w:val="single" w:sz="4" w:space="0" w:color="auto"/>
            </w:tcBorders>
          </w:tcPr>
          <w:p w14:paraId="773128A0"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Prot.</w:t>
            </w:r>
          </w:p>
        </w:tc>
        <w:tc>
          <w:tcPr>
            <w:tcW w:w="992" w:type="dxa"/>
            <w:tcBorders>
              <w:top w:val="nil"/>
              <w:left w:val="single" w:sz="4" w:space="0" w:color="auto"/>
              <w:bottom w:val="nil"/>
              <w:right w:val="nil"/>
            </w:tcBorders>
          </w:tcPr>
          <w:p w14:paraId="33F0809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-0.023</w:t>
            </w:r>
          </w:p>
        </w:tc>
        <w:tc>
          <w:tcPr>
            <w:tcW w:w="992" w:type="dxa"/>
            <w:tcBorders>
              <w:top w:val="nil"/>
              <w:left w:val="nil"/>
              <w:bottom w:val="nil"/>
              <w:right w:val="nil"/>
            </w:tcBorders>
          </w:tcPr>
          <w:p w14:paraId="2C82852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-0.084</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263B615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-0.041</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4F12329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bottom w:val="nil"/>
              <w:right w:val="nil"/>
            </w:tcBorders>
          </w:tcPr>
          <w:p w14:paraId="082B27C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7AA249E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c>
          <w:tcPr>
            <w:tcW w:w="993" w:type="dxa"/>
            <w:tcBorders>
              <w:top w:val="nil"/>
              <w:left w:val="single" w:sz="4" w:space="0" w:color="auto"/>
              <w:bottom w:val="nil"/>
              <w:right w:val="nil"/>
            </w:tcBorders>
          </w:tcPr>
          <w:p w14:paraId="3EFABEE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47A413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5124B5A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0.110</w:t>
            </w:r>
            <w:r w:rsidRPr="00B0105C">
              <w:rPr>
                <w:rFonts w:ascii="Times New Roman" w:hAnsi="Times New Roman" w:cs="Times New Roman"/>
                <w:sz w:val="20"/>
                <w:szCs w:val="20"/>
                <w:vertAlign w:val="superscript"/>
                <w:lang w:val="en-US"/>
              </w:rPr>
              <w:t>***</w:t>
            </w:r>
          </w:p>
        </w:tc>
      </w:tr>
      <w:tr w:rsidR="000705F1" w:rsidRPr="00295641" w14:paraId="02DED2BB" w14:textId="77777777" w:rsidTr="001E6808">
        <w:trPr>
          <w:jc w:val="center"/>
        </w:trPr>
        <w:tc>
          <w:tcPr>
            <w:tcW w:w="1560" w:type="dxa"/>
            <w:tcBorders>
              <w:top w:val="nil"/>
              <w:left w:val="single" w:sz="4" w:space="0" w:color="auto"/>
              <w:bottom w:val="nil"/>
              <w:right w:val="single" w:sz="4" w:space="0" w:color="auto"/>
            </w:tcBorders>
          </w:tcPr>
          <w:p w14:paraId="64DA1C8D"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1E8645E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nil"/>
            </w:tcBorders>
          </w:tcPr>
          <w:p w14:paraId="2035AD3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3" w:type="dxa"/>
            <w:tcBorders>
              <w:top w:val="nil"/>
              <w:left w:val="nil"/>
              <w:bottom w:val="nil"/>
              <w:right w:val="single" w:sz="4" w:space="0" w:color="auto"/>
            </w:tcBorders>
          </w:tcPr>
          <w:p w14:paraId="4642736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(0.013)</w:t>
            </w:r>
          </w:p>
        </w:tc>
        <w:tc>
          <w:tcPr>
            <w:tcW w:w="992" w:type="dxa"/>
            <w:tcBorders>
              <w:top w:val="nil"/>
              <w:left w:val="single" w:sz="4" w:space="0" w:color="auto"/>
              <w:bottom w:val="nil"/>
              <w:right w:val="nil"/>
            </w:tcBorders>
          </w:tcPr>
          <w:p w14:paraId="7E51927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c>
          <w:tcPr>
            <w:tcW w:w="992" w:type="dxa"/>
            <w:tcBorders>
              <w:top w:val="nil"/>
              <w:left w:val="nil"/>
              <w:bottom w:val="nil"/>
              <w:right w:val="nil"/>
            </w:tcBorders>
          </w:tcPr>
          <w:p w14:paraId="1A6C3EC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single" w:sz="4" w:space="0" w:color="auto"/>
            </w:tcBorders>
          </w:tcPr>
          <w:p w14:paraId="45B18C5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3" w:type="dxa"/>
            <w:tcBorders>
              <w:top w:val="nil"/>
              <w:left w:val="single" w:sz="4" w:space="0" w:color="auto"/>
              <w:bottom w:val="nil"/>
              <w:right w:val="nil"/>
            </w:tcBorders>
          </w:tcPr>
          <w:p w14:paraId="4761F85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(0.027)</w:t>
            </w:r>
          </w:p>
        </w:tc>
        <w:tc>
          <w:tcPr>
            <w:tcW w:w="992" w:type="dxa"/>
            <w:tcBorders>
              <w:top w:val="nil"/>
              <w:left w:val="nil"/>
              <w:bottom w:val="nil"/>
              <w:right w:val="nil"/>
            </w:tcBorders>
          </w:tcPr>
          <w:p w14:paraId="148007E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single" w:sz="4" w:space="0" w:color="auto"/>
            </w:tcBorders>
          </w:tcPr>
          <w:p w14:paraId="0EBCFA6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(0.013)</w:t>
            </w:r>
          </w:p>
        </w:tc>
      </w:tr>
      <w:tr w:rsidR="000705F1" w:rsidRPr="00295641" w14:paraId="23994FA2" w14:textId="77777777" w:rsidTr="001E6808">
        <w:trPr>
          <w:jc w:val="center"/>
        </w:trPr>
        <w:tc>
          <w:tcPr>
            <w:tcW w:w="1560" w:type="dxa"/>
            <w:tcBorders>
              <w:top w:val="nil"/>
              <w:left w:val="single" w:sz="4" w:space="0" w:color="auto"/>
              <w:bottom w:val="nil"/>
              <w:right w:val="single" w:sz="4" w:space="0" w:color="auto"/>
            </w:tcBorders>
          </w:tcPr>
          <w:p w14:paraId="394701D6"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Other</w:t>
            </w:r>
          </w:p>
        </w:tc>
        <w:tc>
          <w:tcPr>
            <w:tcW w:w="992" w:type="dxa"/>
            <w:tcBorders>
              <w:top w:val="nil"/>
              <w:left w:val="single" w:sz="4" w:space="0" w:color="auto"/>
              <w:bottom w:val="nil"/>
              <w:right w:val="nil"/>
            </w:tcBorders>
          </w:tcPr>
          <w:p w14:paraId="741E478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nil"/>
              <w:bottom w:val="nil"/>
              <w:right w:val="nil"/>
            </w:tcBorders>
          </w:tcPr>
          <w:p w14:paraId="48AB269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-0.078</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68F538C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single" w:sz="4" w:space="0" w:color="auto"/>
              <w:bottom w:val="nil"/>
              <w:right w:val="nil"/>
            </w:tcBorders>
          </w:tcPr>
          <w:p w14:paraId="228F87F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0.083</w:t>
            </w:r>
          </w:p>
        </w:tc>
        <w:tc>
          <w:tcPr>
            <w:tcW w:w="992" w:type="dxa"/>
            <w:tcBorders>
              <w:top w:val="nil"/>
              <w:left w:val="nil"/>
              <w:bottom w:val="nil"/>
              <w:right w:val="nil"/>
            </w:tcBorders>
          </w:tcPr>
          <w:p w14:paraId="7760545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0.154</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458F80B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0.093</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2D4AC04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nil"/>
              <w:bottom w:val="nil"/>
              <w:right w:val="nil"/>
            </w:tcBorders>
          </w:tcPr>
          <w:p w14:paraId="27BF5A0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nil"/>
              <w:bottom w:val="nil"/>
              <w:right w:val="single" w:sz="4" w:space="0" w:color="auto"/>
            </w:tcBorders>
          </w:tcPr>
          <w:p w14:paraId="72EDB08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p>
        </w:tc>
      </w:tr>
      <w:tr w:rsidR="000705F1" w:rsidRPr="00295641" w14:paraId="624C0B8A" w14:textId="77777777" w:rsidTr="001E6808">
        <w:trPr>
          <w:jc w:val="center"/>
        </w:trPr>
        <w:tc>
          <w:tcPr>
            <w:tcW w:w="1560" w:type="dxa"/>
            <w:tcBorders>
              <w:top w:val="nil"/>
              <w:left w:val="single" w:sz="4" w:space="0" w:color="auto"/>
              <w:bottom w:val="nil"/>
              <w:right w:val="single" w:sz="4" w:space="0" w:color="auto"/>
            </w:tcBorders>
          </w:tcPr>
          <w:p w14:paraId="4B90BC9D"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AA0A6C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502C098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3" w:type="dxa"/>
            <w:tcBorders>
              <w:top w:val="nil"/>
              <w:left w:val="nil"/>
              <w:bottom w:val="nil"/>
              <w:right w:val="single" w:sz="4" w:space="0" w:color="auto"/>
            </w:tcBorders>
          </w:tcPr>
          <w:p w14:paraId="4476279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single" w:sz="4" w:space="0" w:color="auto"/>
              <w:bottom w:val="nil"/>
              <w:right w:val="nil"/>
            </w:tcBorders>
          </w:tcPr>
          <w:p w14:paraId="03DA3B8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(0.047)</w:t>
            </w:r>
          </w:p>
        </w:tc>
        <w:tc>
          <w:tcPr>
            <w:tcW w:w="992" w:type="dxa"/>
            <w:tcBorders>
              <w:top w:val="nil"/>
              <w:left w:val="nil"/>
              <w:bottom w:val="nil"/>
              <w:right w:val="nil"/>
            </w:tcBorders>
          </w:tcPr>
          <w:p w14:paraId="662B6CA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(0.027)</w:t>
            </w:r>
          </w:p>
        </w:tc>
        <w:tc>
          <w:tcPr>
            <w:tcW w:w="992" w:type="dxa"/>
            <w:tcBorders>
              <w:top w:val="nil"/>
              <w:left w:val="nil"/>
              <w:bottom w:val="nil"/>
              <w:right w:val="single" w:sz="4" w:space="0" w:color="auto"/>
            </w:tcBorders>
          </w:tcPr>
          <w:p w14:paraId="2AF554F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(0.026)</w:t>
            </w:r>
          </w:p>
        </w:tc>
        <w:tc>
          <w:tcPr>
            <w:tcW w:w="993" w:type="dxa"/>
            <w:tcBorders>
              <w:top w:val="nil"/>
              <w:left w:val="single" w:sz="4" w:space="0" w:color="auto"/>
              <w:bottom w:val="nil"/>
              <w:right w:val="nil"/>
            </w:tcBorders>
          </w:tcPr>
          <w:p w14:paraId="20C91D9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(0.044)</w:t>
            </w:r>
          </w:p>
        </w:tc>
        <w:tc>
          <w:tcPr>
            <w:tcW w:w="992" w:type="dxa"/>
            <w:tcBorders>
              <w:top w:val="nil"/>
              <w:left w:val="nil"/>
              <w:bottom w:val="nil"/>
              <w:right w:val="nil"/>
            </w:tcBorders>
          </w:tcPr>
          <w:p w14:paraId="5E81C50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(0.026)</w:t>
            </w:r>
          </w:p>
        </w:tc>
        <w:tc>
          <w:tcPr>
            <w:tcW w:w="992" w:type="dxa"/>
            <w:tcBorders>
              <w:top w:val="nil"/>
              <w:left w:val="nil"/>
              <w:bottom w:val="nil"/>
              <w:right w:val="single" w:sz="4" w:space="0" w:color="auto"/>
            </w:tcBorders>
          </w:tcPr>
          <w:p w14:paraId="336FC7A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r>
      <w:tr w:rsidR="000705F1" w:rsidRPr="00295641" w14:paraId="5A964FF9" w14:textId="77777777" w:rsidTr="001E6808">
        <w:trPr>
          <w:jc w:val="center"/>
        </w:trPr>
        <w:tc>
          <w:tcPr>
            <w:tcW w:w="1560" w:type="dxa"/>
            <w:tcBorders>
              <w:top w:val="nil"/>
              <w:left w:val="single" w:sz="4" w:space="0" w:color="auto"/>
              <w:bottom w:val="nil"/>
              <w:right w:val="single" w:sz="4" w:space="0" w:color="auto"/>
            </w:tcBorders>
          </w:tcPr>
          <w:p w14:paraId="1A63A937"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Redistribution</w:t>
            </w:r>
          </w:p>
        </w:tc>
        <w:tc>
          <w:tcPr>
            <w:tcW w:w="992" w:type="dxa"/>
            <w:tcBorders>
              <w:top w:val="nil"/>
              <w:left w:val="single" w:sz="4" w:space="0" w:color="auto"/>
              <w:bottom w:val="nil"/>
              <w:right w:val="nil"/>
            </w:tcBorders>
          </w:tcPr>
          <w:p w14:paraId="7C5F7506" w14:textId="03473B36" w:rsidR="000705F1" w:rsidRPr="00B0105C" w:rsidRDefault="00801A7F" w:rsidP="008C5E1F">
            <w:pPr>
              <w:widowControl w:val="0"/>
              <w:autoSpaceDE w:val="0"/>
              <w:autoSpaceDN w:val="0"/>
              <w:adjustRightInd w:val="0"/>
              <w:jc w:val="center"/>
              <w:rPr>
                <w:rFonts w:ascii="Times New Roman" w:hAnsi="Times New Roman" w:cs="Times New Roman"/>
                <w:sz w:val="20"/>
                <w:szCs w:val="20"/>
                <w:lang w:val="en-US"/>
              </w:rPr>
            </w:pPr>
            <w:ins w:id="409" w:author="Polacko, Matt (2017)" w:date="2022-05-26T14:05:00Z">
              <w:r>
                <w:rPr>
                  <w:rFonts w:ascii="Times New Roman" w:hAnsi="Times New Roman" w:cs="Times New Roman"/>
                  <w:sz w:val="20"/>
                  <w:szCs w:val="20"/>
                  <w:lang w:val="en-US"/>
                </w:rPr>
                <w:t>-</w:t>
              </w:r>
            </w:ins>
            <w:r w:rsidR="000705F1" w:rsidRPr="00B0105C">
              <w:rPr>
                <w:rFonts w:ascii="Times New Roman" w:hAnsi="Times New Roman" w:cs="Times New Roman"/>
                <w:sz w:val="20"/>
                <w:szCs w:val="20"/>
                <w:lang w:val="en-US"/>
              </w:rPr>
              <w:t>0.098</w:t>
            </w:r>
            <w:r w:rsidR="000705F1"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75196368" w14:textId="010EBF48" w:rsidR="000705F1" w:rsidRPr="00B0105C" w:rsidRDefault="00801A7F" w:rsidP="008C5E1F">
            <w:pPr>
              <w:widowControl w:val="0"/>
              <w:autoSpaceDE w:val="0"/>
              <w:autoSpaceDN w:val="0"/>
              <w:adjustRightInd w:val="0"/>
              <w:jc w:val="center"/>
              <w:rPr>
                <w:rFonts w:ascii="Times New Roman" w:hAnsi="Times New Roman" w:cs="Times New Roman"/>
                <w:sz w:val="20"/>
                <w:szCs w:val="20"/>
                <w:lang w:val="en-US"/>
              </w:rPr>
            </w:pPr>
            <w:ins w:id="410" w:author="Polacko, Matt (2017)" w:date="2022-05-26T14:05:00Z">
              <w:r>
                <w:rPr>
                  <w:rFonts w:ascii="Times New Roman" w:hAnsi="Times New Roman" w:cs="Times New Roman"/>
                  <w:sz w:val="20"/>
                  <w:szCs w:val="20"/>
                  <w:lang w:val="en-US"/>
                </w:rPr>
                <w:t>-</w:t>
              </w:r>
            </w:ins>
            <w:r w:rsidR="000705F1" w:rsidRPr="00B0105C">
              <w:rPr>
                <w:rFonts w:ascii="Times New Roman" w:hAnsi="Times New Roman" w:cs="Times New Roman"/>
                <w:sz w:val="20"/>
                <w:szCs w:val="20"/>
                <w:lang w:val="en-US"/>
              </w:rPr>
              <w:t>0.162</w:t>
            </w:r>
            <w:r w:rsidR="000705F1"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6A079346" w14:textId="5EEFFBEE" w:rsidR="000705F1" w:rsidRPr="00B0105C" w:rsidRDefault="00801A7F" w:rsidP="008C5E1F">
            <w:pPr>
              <w:widowControl w:val="0"/>
              <w:autoSpaceDE w:val="0"/>
              <w:autoSpaceDN w:val="0"/>
              <w:adjustRightInd w:val="0"/>
              <w:jc w:val="center"/>
              <w:rPr>
                <w:rFonts w:ascii="Times New Roman" w:hAnsi="Times New Roman" w:cs="Times New Roman"/>
                <w:sz w:val="20"/>
                <w:szCs w:val="20"/>
                <w:lang w:val="en-US"/>
              </w:rPr>
            </w:pPr>
            <w:ins w:id="411" w:author="Polacko, Matt (2017)" w:date="2022-05-26T14:05:00Z">
              <w:r>
                <w:rPr>
                  <w:rFonts w:ascii="Times New Roman" w:hAnsi="Times New Roman" w:cs="Times New Roman"/>
                  <w:sz w:val="20"/>
                  <w:szCs w:val="20"/>
                  <w:lang w:val="en-US"/>
                </w:rPr>
                <w:t>-</w:t>
              </w:r>
            </w:ins>
            <w:r w:rsidR="000705F1" w:rsidRPr="00B0105C">
              <w:rPr>
                <w:rFonts w:ascii="Times New Roman" w:hAnsi="Times New Roman" w:cs="Times New Roman"/>
                <w:sz w:val="20"/>
                <w:szCs w:val="20"/>
                <w:lang w:val="en-US"/>
              </w:rPr>
              <w:t>0.235</w:t>
            </w:r>
            <w:r w:rsidR="000705F1"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3FA9E66E" w14:textId="560ACC22" w:rsidR="000705F1" w:rsidRPr="00B0105C" w:rsidRDefault="00801A7F" w:rsidP="008C5E1F">
            <w:pPr>
              <w:widowControl w:val="0"/>
              <w:autoSpaceDE w:val="0"/>
              <w:autoSpaceDN w:val="0"/>
              <w:adjustRightInd w:val="0"/>
              <w:jc w:val="center"/>
              <w:rPr>
                <w:rFonts w:ascii="Times New Roman" w:hAnsi="Times New Roman" w:cs="Times New Roman"/>
                <w:sz w:val="20"/>
                <w:szCs w:val="20"/>
                <w:lang w:val="en-US"/>
              </w:rPr>
            </w:pPr>
            <w:ins w:id="412" w:author="Polacko, Matt (2017)" w:date="2022-05-26T14:05:00Z">
              <w:r>
                <w:rPr>
                  <w:rFonts w:ascii="Times New Roman" w:hAnsi="Times New Roman" w:cs="Times New Roman"/>
                  <w:sz w:val="20"/>
                  <w:szCs w:val="20"/>
                  <w:lang w:val="en-US"/>
                </w:rPr>
                <w:t>-</w:t>
              </w:r>
            </w:ins>
            <w:r w:rsidR="000705F1" w:rsidRPr="00B0105C">
              <w:rPr>
                <w:rFonts w:ascii="Times New Roman" w:hAnsi="Times New Roman" w:cs="Times New Roman"/>
                <w:sz w:val="20"/>
                <w:szCs w:val="20"/>
                <w:lang w:val="en-US"/>
              </w:rPr>
              <w:t>0.048</w:t>
            </w:r>
          </w:p>
        </w:tc>
        <w:tc>
          <w:tcPr>
            <w:tcW w:w="992" w:type="dxa"/>
            <w:tcBorders>
              <w:top w:val="nil"/>
              <w:left w:val="nil"/>
              <w:bottom w:val="nil"/>
              <w:right w:val="nil"/>
            </w:tcBorders>
          </w:tcPr>
          <w:p w14:paraId="73F9E96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del w:id="413" w:author="Polacko, Matt (2017)" w:date="2022-05-26T14:05:00Z">
              <w:r w:rsidRPr="00B0105C" w:rsidDel="00801A7F">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0.030</w:t>
            </w:r>
          </w:p>
        </w:tc>
        <w:tc>
          <w:tcPr>
            <w:tcW w:w="992" w:type="dxa"/>
            <w:tcBorders>
              <w:top w:val="nil"/>
              <w:left w:val="nil"/>
              <w:bottom w:val="nil"/>
              <w:right w:val="single" w:sz="4" w:space="0" w:color="auto"/>
            </w:tcBorders>
          </w:tcPr>
          <w:p w14:paraId="557C9772" w14:textId="4C56FBAE" w:rsidR="000705F1" w:rsidRPr="00B0105C" w:rsidRDefault="00801A7F" w:rsidP="008C5E1F">
            <w:pPr>
              <w:widowControl w:val="0"/>
              <w:autoSpaceDE w:val="0"/>
              <w:autoSpaceDN w:val="0"/>
              <w:adjustRightInd w:val="0"/>
              <w:jc w:val="center"/>
              <w:rPr>
                <w:rFonts w:ascii="Times New Roman" w:hAnsi="Times New Roman" w:cs="Times New Roman"/>
                <w:sz w:val="20"/>
                <w:szCs w:val="20"/>
                <w:lang w:val="en-US"/>
              </w:rPr>
            </w:pPr>
            <w:ins w:id="414" w:author="Polacko, Matt (2017)" w:date="2022-05-26T14:05:00Z">
              <w:r>
                <w:rPr>
                  <w:rFonts w:ascii="Times New Roman" w:hAnsi="Times New Roman" w:cs="Times New Roman"/>
                  <w:sz w:val="20"/>
                  <w:szCs w:val="20"/>
                  <w:lang w:val="en-US"/>
                </w:rPr>
                <w:t>-</w:t>
              </w:r>
            </w:ins>
            <w:r w:rsidR="000705F1" w:rsidRPr="00B0105C">
              <w:rPr>
                <w:rFonts w:ascii="Times New Roman" w:hAnsi="Times New Roman" w:cs="Times New Roman"/>
                <w:sz w:val="20"/>
                <w:szCs w:val="20"/>
                <w:lang w:val="en-US"/>
              </w:rPr>
              <w:t>0.083</w:t>
            </w:r>
            <w:r w:rsidR="000705F1"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27CAC7B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del w:id="415" w:author="Polacko, Matt (2017)" w:date="2022-05-26T14:05:00Z">
              <w:r w:rsidRPr="00B0105C" w:rsidDel="00801A7F">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0.206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95C35A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del w:id="416" w:author="Polacko, Matt (2017)" w:date="2022-05-26T14:05:00Z">
              <w:r w:rsidRPr="00B0105C" w:rsidDel="00801A7F">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0.229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518446A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del w:id="417" w:author="Polacko, Matt (2017)" w:date="2022-05-26T14:05:00Z">
              <w:r w:rsidRPr="00B0105C" w:rsidDel="00801A7F">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0.389</w:t>
            </w:r>
            <w:r w:rsidRPr="00B0105C">
              <w:rPr>
                <w:rFonts w:ascii="Times New Roman" w:hAnsi="Times New Roman" w:cs="Times New Roman"/>
                <w:sz w:val="20"/>
                <w:szCs w:val="20"/>
                <w:vertAlign w:val="superscript"/>
                <w:lang w:val="en-US"/>
              </w:rPr>
              <w:t>***</w:t>
            </w:r>
          </w:p>
        </w:tc>
      </w:tr>
      <w:tr w:rsidR="000705F1" w:rsidRPr="00295641" w14:paraId="66BA1495" w14:textId="77777777" w:rsidTr="001E6808">
        <w:trPr>
          <w:jc w:val="center"/>
        </w:trPr>
        <w:tc>
          <w:tcPr>
            <w:tcW w:w="1560" w:type="dxa"/>
            <w:tcBorders>
              <w:top w:val="nil"/>
              <w:left w:val="single" w:sz="4" w:space="0" w:color="auto"/>
              <w:bottom w:val="nil"/>
              <w:right w:val="single" w:sz="4" w:space="0" w:color="auto"/>
            </w:tcBorders>
          </w:tcPr>
          <w:p w14:paraId="5386FA38"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7C3A0C5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59F9135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3" w:type="dxa"/>
            <w:tcBorders>
              <w:top w:val="nil"/>
              <w:left w:val="nil"/>
              <w:bottom w:val="nil"/>
              <w:right w:val="single" w:sz="4" w:space="0" w:color="auto"/>
            </w:tcBorders>
          </w:tcPr>
          <w:p w14:paraId="4367DC6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single" w:sz="4" w:space="0" w:color="auto"/>
              <w:bottom w:val="nil"/>
              <w:right w:val="nil"/>
            </w:tcBorders>
          </w:tcPr>
          <w:p w14:paraId="02802A0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bottom w:val="nil"/>
              <w:right w:val="nil"/>
            </w:tcBorders>
          </w:tcPr>
          <w:p w14:paraId="09D9F02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(0.023)</w:t>
            </w:r>
          </w:p>
        </w:tc>
        <w:tc>
          <w:tcPr>
            <w:tcW w:w="992" w:type="dxa"/>
            <w:tcBorders>
              <w:top w:val="nil"/>
              <w:left w:val="nil"/>
              <w:bottom w:val="nil"/>
              <w:right w:val="single" w:sz="4" w:space="0" w:color="auto"/>
            </w:tcBorders>
          </w:tcPr>
          <w:p w14:paraId="08DE707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(0.025)</w:t>
            </w:r>
          </w:p>
        </w:tc>
        <w:tc>
          <w:tcPr>
            <w:tcW w:w="993" w:type="dxa"/>
            <w:tcBorders>
              <w:top w:val="nil"/>
              <w:left w:val="single" w:sz="4" w:space="0" w:color="auto"/>
              <w:bottom w:val="nil"/>
              <w:right w:val="nil"/>
            </w:tcBorders>
          </w:tcPr>
          <w:p w14:paraId="588E735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6BEAEE6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(0.022)</w:t>
            </w:r>
          </w:p>
        </w:tc>
        <w:tc>
          <w:tcPr>
            <w:tcW w:w="992" w:type="dxa"/>
            <w:tcBorders>
              <w:top w:val="nil"/>
              <w:left w:val="nil"/>
              <w:bottom w:val="nil"/>
              <w:right w:val="single" w:sz="4" w:space="0" w:color="auto"/>
            </w:tcBorders>
          </w:tcPr>
          <w:p w14:paraId="2EC8C1A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r>
      <w:tr w:rsidR="000705F1" w:rsidRPr="00295641" w14:paraId="68B9300A" w14:textId="77777777" w:rsidTr="001E6808">
        <w:trPr>
          <w:jc w:val="center"/>
        </w:trPr>
        <w:tc>
          <w:tcPr>
            <w:tcW w:w="1560" w:type="dxa"/>
            <w:tcBorders>
              <w:top w:val="nil"/>
              <w:left w:val="single" w:sz="4" w:space="0" w:color="auto"/>
              <w:bottom w:val="nil"/>
              <w:right w:val="single" w:sz="4" w:space="0" w:color="auto"/>
            </w:tcBorders>
          </w:tcPr>
          <w:p w14:paraId="0BB48E12"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Market Lib.</w:t>
            </w:r>
          </w:p>
        </w:tc>
        <w:tc>
          <w:tcPr>
            <w:tcW w:w="992" w:type="dxa"/>
            <w:tcBorders>
              <w:top w:val="nil"/>
              <w:left w:val="single" w:sz="4" w:space="0" w:color="auto"/>
              <w:bottom w:val="nil"/>
              <w:right w:val="nil"/>
            </w:tcBorders>
          </w:tcPr>
          <w:p w14:paraId="28BAF84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7D33D9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-0.181</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6DEEB17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-0.219</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791B9D8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-0.123</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37799A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-0.040</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0E4EE33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p>
        </w:tc>
        <w:tc>
          <w:tcPr>
            <w:tcW w:w="993" w:type="dxa"/>
            <w:tcBorders>
              <w:top w:val="nil"/>
              <w:left w:val="single" w:sz="4" w:space="0" w:color="auto"/>
              <w:bottom w:val="nil"/>
              <w:right w:val="nil"/>
            </w:tcBorders>
          </w:tcPr>
          <w:p w14:paraId="036F109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0.296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56DB59E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0.249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3813BFF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0.296</w:t>
            </w:r>
            <w:r w:rsidRPr="00B0105C">
              <w:rPr>
                <w:rFonts w:ascii="Times New Roman" w:hAnsi="Times New Roman" w:cs="Times New Roman"/>
                <w:sz w:val="20"/>
                <w:szCs w:val="20"/>
                <w:vertAlign w:val="superscript"/>
                <w:lang w:val="en-US"/>
              </w:rPr>
              <w:t>***</w:t>
            </w:r>
          </w:p>
        </w:tc>
      </w:tr>
      <w:tr w:rsidR="000705F1" w:rsidRPr="00295641" w14:paraId="4124E7D0" w14:textId="77777777" w:rsidTr="001E6808">
        <w:trPr>
          <w:jc w:val="center"/>
        </w:trPr>
        <w:tc>
          <w:tcPr>
            <w:tcW w:w="1560" w:type="dxa"/>
            <w:tcBorders>
              <w:top w:val="nil"/>
              <w:left w:val="single" w:sz="4" w:space="0" w:color="auto"/>
              <w:right w:val="single" w:sz="4" w:space="0" w:color="auto"/>
            </w:tcBorders>
          </w:tcPr>
          <w:p w14:paraId="2374D563"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542B041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nil"/>
              <w:bottom w:val="nil"/>
              <w:right w:val="nil"/>
            </w:tcBorders>
          </w:tcPr>
          <w:p w14:paraId="1147D67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3" w:type="dxa"/>
            <w:tcBorders>
              <w:top w:val="nil"/>
              <w:left w:val="nil"/>
              <w:bottom w:val="nil"/>
              <w:right w:val="single" w:sz="4" w:space="0" w:color="auto"/>
            </w:tcBorders>
          </w:tcPr>
          <w:p w14:paraId="0BFC833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single" w:sz="4" w:space="0" w:color="auto"/>
              <w:bottom w:val="nil"/>
              <w:right w:val="nil"/>
            </w:tcBorders>
          </w:tcPr>
          <w:p w14:paraId="71423D2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(0.036)</w:t>
            </w:r>
          </w:p>
        </w:tc>
        <w:tc>
          <w:tcPr>
            <w:tcW w:w="992" w:type="dxa"/>
            <w:tcBorders>
              <w:top w:val="nil"/>
              <w:left w:val="nil"/>
              <w:bottom w:val="nil"/>
              <w:right w:val="nil"/>
            </w:tcBorders>
          </w:tcPr>
          <w:p w14:paraId="1530E42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p>
        </w:tc>
        <w:tc>
          <w:tcPr>
            <w:tcW w:w="992" w:type="dxa"/>
            <w:tcBorders>
              <w:top w:val="nil"/>
              <w:left w:val="nil"/>
              <w:bottom w:val="nil"/>
              <w:right w:val="single" w:sz="4" w:space="0" w:color="auto"/>
            </w:tcBorders>
          </w:tcPr>
          <w:p w14:paraId="0FAD5DB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(0.022)</w:t>
            </w:r>
          </w:p>
        </w:tc>
        <w:tc>
          <w:tcPr>
            <w:tcW w:w="993" w:type="dxa"/>
            <w:tcBorders>
              <w:top w:val="nil"/>
              <w:left w:val="single" w:sz="4" w:space="0" w:color="auto"/>
              <w:bottom w:val="nil"/>
              <w:right w:val="nil"/>
            </w:tcBorders>
          </w:tcPr>
          <w:p w14:paraId="08F051F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p>
        </w:tc>
        <w:tc>
          <w:tcPr>
            <w:tcW w:w="992" w:type="dxa"/>
            <w:tcBorders>
              <w:top w:val="nil"/>
              <w:left w:val="nil"/>
              <w:bottom w:val="nil"/>
              <w:right w:val="nil"/>
            </w:tcBorders>
          </w:tcPr>
          <w:p w14:paraId="0685B54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single" w:sz="4" w:space="0" w:color="auto"/>
            </w:tcBorders>
          </w:tcPr>
          <w:p w14:paraId="5287DC8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p>
        </w:tc>
      </w:tr>
      <w:tr w:rsidR="000705F1" w:rsidRPr="00295641" w14:paraId="024D15D7" w14:textId="77777777" w:rsidTr="001E6808">
        <w:trPr>
          <w:jc w:val="center"/>
        </w:trPr>
        <w:tc>
          <w:tcPr>
            <w:tcW w:w="1560" w:type="dxa"/>
            <w:tcBorders>
              <w:top w:val="nil"/>
              <w:left w:val="single" w:sz="4" w:space="0" w:color="auto"/>
              <w:bottom w:val="nil"/>
              <w:right w:val="single" w:sz="4" w:space="0" w:color="auto"/>
            </w:tcBorders>
          </w:tcPr>
          <w:p w14:paraId="3FDDE131"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Immigration</w:t>
            </w:r>
          </w:p>
        </w:tc>
        <w:tc>
          <w:tcPr>
            <w:tcW w:w="992" w:type="dxa"/>
            <w:tcBorders>
              <w:top w:val="nil"/>
              <w:left w:val="single" w:sz="4" w:space="0" w:color="auto"/>
              <w:bottom w:val="nil"/>
              <w:right w:val="nil"/>
            </w:tcBorders>
          </w:tcPr>
          <w:p w14:paraId="3E14EB5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439560F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54B4CC7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-0.026</w:t>
            </w:r>
          </w:p>
        </w:tc>
        <w:tc>
          <w:tcPr>
            <w:tcW w:w="992" w:type="dxa"/>
            <w:tcBorders>
              <w:top w:val="nil"/>
              <w:left w:val="single" w:sz="4" w:space="0" w:color="auto"/>
              <w:bottom w:val="nil"/>
              <w:right w:val="nil"/>
            </w:tcBorders>
          </w:tcPr>
          <w:p w14:paraId="37143BE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-0.072</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1E4A1A5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1BE1D2F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-0.133</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41668F7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169AA43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0.073</w:t>
            </w:r>
            <w:r w:rsidRPr="00B0105C">
              <w:rPr>
                <w:rFonts w:ascii="Times New Roman" w:hAnsi="Times New Roman" w:cs="Times New Roman"/>
                <w:sz w:val="20"/>
                <w:szCs w:val="20"/>
                <w:vertAlign w:val="superscript"/>
                <w:lang w:val="en-US"/>
              </w:rPr>
              <w:t>***</w:t>
            </w:r>
          </w:p>
        </w:tc>
        <w:tc>
          <w:tcPr>
            <w:tcW w:w="992" w:type="dxa"/>
            <w:tcBorders>
              <w:top w:val="nil"/>
              <w:left w:val="nil"/>
              <w:right w:val="single" w:sz="4" w:space="0" w:color="auto"/>
            </w:tcBorders>
          </w:tcPr>
          <w:p w14:paraId="459BBA7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0.153</w:t>
            </w:r>
            <w:r w:rsidRPr="00B0105C">
              <w:rPr>
                <w:rFonts w:ascii="Times New Roman" w:hAnsi="Times New Roman" w:cs="Times New Roman"/>
                <w:sz w:val="20"/>
                <w:szCs w:val="20"/>
                <w:vertAlign w:val="superscript"/>
                <w:lang w:val="en-US"/>
              </w:rPr>
              <w:t>***</w:t>
            </w:r>
          </w:p>
        </w:tc>
      </w:tr>
      <w:tr w:rsidR="000705F1" w:rsidRPr="00295641" w14:paraId="0EEF7CD3" w14:textId="77777777" w:rsidTr="001E6808">
        <w:trPr>
          <w:jc w:val="center"/>
        </w:trPr>
        <w:tc>
          <w:tcPr>
            <w:tcW w:w="1560" w:type="dxa"/>
            <w:tcBorders>
              <w:top w:val="nil"/>
              <w:left w:val="single" w:sz="4" w:space="0" w:color="auto"/>
              <w:bottom w:val="nil"/>
              <w:right w:val="single" w:sz="4" w:space="0" w:color="auto"/>
            </w:tcBorders>
          </w:tcPr>
          <w:p w14:paraId="624B8BD5"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740431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nil"/>
            </w:tcBorders>
          </w:tcPr>
          <w:p w14:paraId="475AE2F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(0.013)</w:t>
            </w:r>
          </w:p>
        </w:tc>
        <w:tc>
          <w:tcPr>
            <w:tcW w:w="993" w:type="dxa"/>
            <w:tcBorders>
              <w:top w:val="nil"/>
              <w:left w:val="nil"/>
              <w:bottom w:val="nil"/>
              <w:right w:val="single" w:sz="4" w:space="0" w:color="auto"/>
            </w:tcBorders>
          </w:tcPr>
          <w:p w14:paraId="04C1B8C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2" w:type="dxa"/>
            <w:tcBorders>
              <w:top w:val="nil"/>
              <w:left w:val="single" w:sz="4" w:space="0" w:color="auto"/>
              <w:bottom w:val="nil"/>
              <w:right w:val="nil"/>
            </w:tcBorders>
          </w:tcPr>
          <w:p w14:paraId="16DA9A1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(0.025)</w:t>
            </w:r>
          </w:p>
        </w:tc>
        <w:tc>
          <w:tcPr>
            <w:tcW w:w="992" w:type="dxa"/>
            <w:tcBorders>
              <w:top w:val="nil"/>
              <w:left w:val="nil"/>
              <w:bottom w:val="nil"/>
              <w:right w:val="nil"/>
            </w:tcBorders>
          </w:tcPr>
          <w:p w14:paraId="5B56182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10E8978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3" w:type="dxa"/>
            <w:tcBorders>
              <w:top w:val="nil"/>
              <w:left w:val="single" w:sz="4" w:space="0" w:color="auto"/>
              <w:bottom w:val="nil"/>
              <w:right w:val="nil"/>
            </w:tcBorders>
          </w:tcPr>
          <w:p w14:paraId="460A2BA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(0.023)</w:t>
            </w:r>
          </w:p>
        </w:tc>
        <w:tc>
          <w:tcPr>
            <w:tcW w:w="992" w:type="dxa"/>
            <w:tcBorders>
              <w:top w:val="nil"/>
              <w:left w:val="nil"/>
              <w:bottom w:val="nil"/>
              <w:right w:val="nil"/>
            </w:tcBorders>
          </w:tcPr>
          <w:p w14:paraId="0F3A5B9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2" w:type="dxa"/>
            <w:tcBorders>
              <w:top w:val="nil"/>
              <w:left w:val="nil"/>
              <w:bottom w:val="nil"/>
              <w:right w:val="single" w:sz="4" w:space="0" w:color="auto"/>
            </w:tcBorders>
          </w:tcPr>
          <w:p w14:paraId="4CD7D41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r>
      <w:tr w:rsidR="000705F1" w:rsidRPr="00295641" w14:paraId="48822CDF" w14:textId="77777777" w:rsidTr="001E6808">
        <w:trPr>
          <w:jc w:val="center"/>
        </w:trPr>
        <w:tc>
          <w:tcPr>
            <w:tcW w:w="1560" w:type="dxa"/>
            <w:tcBorders>
              <w:top w:val="nil"/>
              <w:left w:val="single" w:sz="4" w:space="0" w:color="auto"/>
              <w:bottom w:val="nil"/>
              <w:right w:val="single" w:sz="4" w:space="0" w:color="auto"/>
            </w:tcBorders>
          </w:tcPr>
          <w:p w14:paraId="14946CAB"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Traditionalism</w:t>
            </w:r>
          </w:p>
        </w:tc>
        <w:tc>
          <w:tcPr>
            <w:tcW w:w="992" w:type="dxa"/>
            <w:tcBorders>
              <w:top w:val="nil"/>
              <w:left w:val="single" w:sz="4" w:space="0" w:color="auto"/>
              <w:bottom w:val="nil"/>
              <w:right w:val="nil"/>
            </w:tcBorders>
          </w:tcPr>
          <w:p w14:paraId="1D19909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-0.096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78CC109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-0.146</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47A4A19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-0.122</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11D7A46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2" w:type="dxa"/>
            <w:tcBorders>
              <w:top w:val="nil"/>
              <w:left w:val="nil"/>
              <w:bottom w:val="nil"/>
              <w:right w:val="nil"/>
            </w:tcBorders>
          </w:tcPr>
          <w:p w14:paraId="18C9C92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-0.059</w:t>
            </w:r>
            <w:r w:rsidRPr="00B0105C">
              <w:rPr>
                <w:rFonts w:ascii="Times New Roman" w:hAnsi="Times New Roman" w:cs="Times New Roman"/>
                <w:sz w:val="20"/>
                <w:szCs w:val="20"/>
                <w:vertAlign w:val="superscript"/>
                <w:lang w:val="en-US"/>
              </w:rPr>
              <w:t>***</w:t>
            </w:r>
          </w:p>
        </w:tc>
        <w:tc>
          <w:tcPr>
            <w:tcW w:w="992" w:type="dxa"/>
            <w:tcBorders>
              <w:top w:val="nil"/>
              <w:left w:val="nil"/>
              <w:right w:val="single" w:sz="4" w:space="0" w:color="auto"/>
            </w:tcBorders>
          </w:tcPr>
          <w:p w14:paraId="10367B3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-0.150</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1521C09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4AE6A2B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0.296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0CFC5CD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0.309</w:t>
            </w:r>
            <w:r w:rsidRPr="00B0105C">
              <w:rPr>
                <w:rFonts w:ascii="Times New Roman" w:hAnsi="Times New Roman" w:cs="Times New Roman"/>
                <w:sz w:val="20"/>
                <w:szCs w:val="20"/>
                <w:vertAlign w:val="superscript"/>
                <w:lang w:val="en-US"/>
              </w:rPr>
              <w:t>***</w:t>
            </w:r>
          </w:p>
        </w:tc>
      </w:tr>
      <w:tr w:rsidR="000705F1" w:rsidRPr="00295641" w14:paraId="7F9CAC0A" w14:textId="77777777" w:rsidTr="001E6808">
        <w:trPr>
          <w:jc w:val="center"/>
        </w:trPr>
        <w:tc>
          <w:tcPr>
            <w:tcW w:w="1560" w:type="dxa"/>
            <w:tcBorders>
              <w:top w:val="nil"/>
              <w:left w:val="single" w:sz="4" w:space="0" w:color="auto"/>
              <w:bottom w:val="nil"/>
              <w:right w:val="single" w:sz="4" w:space="0" w:color="auto"/>
            </w:tcBorders>
          </w:tcPr>
          <w:p w14:paraId="45004A84"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right w:val="nil"/>
            </w:tcBorders>
          </w:tcPr>
          <w:p w14:paraId="37378C2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nil"/>
            </w:tcBorders>
          </w:tcPr>
          <w:p w14:paraId="6909C5E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3" w:type="dxa"/>
            <w:tcBorders>
              <w:top w:val="nil"/>
              <w:left w:val="nil"/>
              <w:bottom w:val="nil"/>
              <w:right w:val="single" w:sz="4" w:space="0" w:color="auto"/>
            </w:tcBorders>
          </w:tcPr>
          <w:p w14:paraId="36FB3A0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single" w:sz="4" w:space="0" w:color="auto"/>
              <w:right w:val="nil"/>
            </w:tcBorders>
          </w:tcPr>
          <w:p w14:paraId="5EED7D4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2" w:type="dxa"/>
            <w:tcBorders>
              <w:top w:val="nil"/>
              <w:left w:val="nil"/>
              <w:bottom w:val="nil"/>
              <w:right w:val="nil"/>
            </w:tcBorders>
          </w:tcPr>
          <w:p w14:paraId="57EBCDC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0C41517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(0.023)</w:t>
            </w:r>
          </w:p>
        </w:tc>
        <w:tc>
          <w:tcPr>
            <w:tcW w:w="993" w:type="dxa"/>
            <w:tcBorders>
              <w:top w:val="nil"/>
              <w:left w:val="single" w:sz="4" w:space="0" w:color="auto"/>
              <w:bottom w:val="nil"/>
              <w:right w:val="nil"/>
            </w:tcBorders>
          </w:tcPr>
          <w:p w14:paraId="40DEE85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bottom w:val="nil"/>
              <w:right w:val="nil"/>
            </w:tcBorders>
          </w:tcPr>
          <w:p w14:paraId="4285497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0E5F787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r>
      <w:tr w:rsidR="000705F1" w:rsidRPr="00295641" w14:paraId="7714B65B" w14:textId="77777777" w:rsidTr="001E6808">
        <w:trPr>
          <w:jc w:val="center"/>
        </w:trPr>
        <w:tc>
          <w:tcPr>
            <w:tcW w:w="1560" w:type="dxa"/>
            <w:tcBorders>
              <w:top w:val="nil"/>
              <w:left w:val="single" w:sz="4" w:space="0" w:color="auto"/>
              <w:right w:val="single" w:sz="4" w:space="0" w:color="auto"/>
            </w:tcBorders>
          </w:tcPr>
          <w:p w14:paraId="3880FAC9"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Constant</w:t>
            </w:r>
          </w:p>
        </w:tc>
        <w:tc>
          <w:tcPr>
            <w:tcW w:w="992" w:type="dxa"/>
            <w:tcBorders>
              <w:top w:val="nil"/>
              <w:left w:val="single" w:sz="4" w:space="0" w:color="auto"/>
              <w:right w:val="nil"/>
            </w:tcBorders>
          </w:tcPr>
          <w:p w14:paraId="4721D44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0.248</w:t>
            </w:r>
            <w:r w:rsidRPr="00B0105C">
              <w:rPr>
                <w:rFonts w:ascii="Times New Roman" w:hAnsi="Times New Roman" w:cs="Times New Roman"/>
                <w:sz w:val="20"/>
                <w:szCs w:val="20"/>
                <w:vertAlign w:val="superscript"/>
                <w:lang w:val="en-US"/>
              </w:rPr>
              <w:t>***</w:t>
            </w:r>
          </w:p>
        </w:tc>
        <w:tc>
          <w:tcPr>
            <w:tcW w:w="992" w:type="dxa"/>
            <w:tcBorders>
              <w:top w:val="nil"/>
              <w:left w:val="nil"/>
              <w:right w:val="nil"/>
            </w:tcBorders>
          </w:tcPr>
          <w:p w14:paraId="77DA5B4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0.401</w:t>
            </w:r>
            <w:r w:rsidRPr="00B0105C">
              <w:rPr>
                <w:rFonts w:ascii="Times New Roman" w:hAnsi="Times New Roman" w:cs="Times New Roman"/>
                <w:sz w:val="20"/>
                <w:szCs w:val="20"/>
                <w:vertAlign w:val="superscript"/>
                <w:lang w:val="en-US"/>
              </w:rPr>
              <w:t>***</w:t>
            </w:r>
          </w:p>
        </w:tc>
        <w:tc>
          <w:tcPr>
            <w:tcW w:w="993" w:type="dxa"/>
            <w:tcBorders>
              <w:top w:val="nil"/>
              <w:left w:val="nil"/>
              <w:right w:val="single" w:sz="4" w:space="0" w:color="auto"/>
            </w:tcBorders>
          </w:tcPr>
          <w:p w14:paraId="0EED5DD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0.262</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right w:val="nil"/>
            </w:tcBorders>
          </w:tcPr>
          <w:p w14:paraId="43358B85"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0.477</w:t>
            </w:r>
            <w:r w:rsidRPr="00B0105C">
              <w:rPr>
                <w:rFonts w:ascii="Times New Roman" w:hAnsi="Times New Roman" w:cs="Times New Roman"/>
                <w:sz w:val="20"/>
                <w:szCs w:val="20"/>
                <w:vertAlign w:val="superscript"/>
                <w:lang w:val="en-US"/>
              </w:rPr>
              <w:t>***</w:t>
            </w:r>
          </w:p>
        </w:tc>
        <w:tc>
          <w:tcPr>
            <w:tcW w:w="992" w:type="dxa"/>
            <w:tcBorders>
              <w:top w:val="nil"/>
              <w:left w:val="nil"/>
              <w:right w:val="nil"/>
            </w:tcBorders>
          </w:tcPr>
          <w:p w14:paraId="783650AB"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0.306</w:t>
            </w:r>
            <w:r w:rsidRPr="00B0105C">
              <w:rPr>
                <w:rFonts w:ascii="Times New Roman" w:hAnsi="Times New Roman" w:cs="Times New Roman"/>
                <w:sz w:val="20"/>
                <w:szCs w:val="20"/>
                <w:vertAlign w:val="superscript"/>
                <w:lang w:val="en-US"/>
              </w:rPr>
              <w:t>***</w:t>
            </w:r>
          </w:p>
        </w:tc>
        <w:tc>
          <w:tcPr>
            <w:tcW w:w="992" w:type="dxa"/>
            <w:tcBorders>
              <w:top w:val="nil"/>
              <w:left w:val="nil"/>
              <w:right w:val="single" w:sz="4" w:space="0" w:color="auto"/>
            </w:tcBorders>
          </w:tcPr>
          <w:p w14:paraId="56C1AAC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0.339</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right w:val="nil"/>
            </w:tcBorders>
          </w:tcPr>
          <w:p w14:paraId="5EC17B7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0.281</w:t>
            </w:r>
            <w:r w:rsidRPr="00B0105C">
              <w:rPr>
                <w:rFonts w:ascii="Times New Roman" w:hAnsi="Times New Roman" w:cs="Times New Roman"/>
                <w:sz w:val="20"/>
                <w:szCs w:val="20"/>
                <w:vertAlign w:val="superscript"/>
                <w:lang w:val="en-US"/>
              </w:rPr>
              <w:t>***</w:t>
            </w:r>
          </w:p>
        </w:tc>
        <w:tc>
          <w:tcPr>
            <w:tcW w:w="992" w:type="dxa"/>
            <w:tcBorders>
              <w:top w:val="nil"/>
              <w:left w:val="nil"/>
              <w:right w:val="nil"/>
            </w:tcBorders>
          </w:tcPr>
          <w:p w14:paraId="3FAA890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0.187</w:t>
            </w:r>
            <w:r w:rsidRPr="00B0105C">
              <w:rPr>
                <w:rFonts w:ascii="Times New Roman" w:hAnsi="Times New Roman" w:cs="Times New Roman"/>
                <w:sz w:val="20"/>
                <w:szCs w:val="20"/>
                <w:vertAlign w:val="superscript"/>
                <w:lang w:val="en-US"/>
              </w:rPr>
              <w:t>***</w:t>
            </w:r>
          </w:p>
        </w:tc>
        <w:tc>
          <w:tcPr>
            <w:tcW w:w="992" w:type="dxa"/>
            <w:tcBorders>
              <w:top w:val="nil"/>
              <w:left w:val="nil"/>
              <w:right w:val="single" w:sz="4" w:space="0" w:color="auto"/>
            </w:tcBorders>
          </w:tcPr>
          <w:p w14:paraId="0C56C01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0.229</w:t>
            </w:r>
            <w:r w:rsidRPr="00B0105C">
              <w:rPr>
                <w:rFonts w:ascii="Times New Roman" w:hAnsi="Times New Roman" w:cs="Times New Roman"/>
                <w:sz w:val="20"/>
                <w:szCs w:val="20"/>
                <w:vertAlign w:val="superscript"/>
                <w:lang w:val="en-US"/>
              </w:rPr>
              <w:t>***</w:t>
            </w:r>
          </w:p>
        </w:tc>
      </w:tr>
      <w:tr w:rsidR="000705F1" w:rsidRPr="00295641" w14:paraId="7498AE59" w14:textId="77777777" w:rsidTr="001E6808">
        <w:trPr>
          <w:jc w:val="center"/>
        </w:trPr>
        <w:tc>
          <w:tcPr>
            <w:tcW w:w="1560" w:type="dxa"/>
            <w:tcBorders>
              <w:top w:val="nil"/>
              <w:left w:val="single" w:sz="4" w:space="0" w:color="auto"/>
              <w:bottom w:val="single" w:sz="4" w:space="0" w:color="auto"/>
              <w:right w:val="single" w:sz="4" w:space="0" w:color="auto"/>
            </w:tcBorders>
          </w:tcPr>
          <w:p w14:paraId="70A4A622"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single" w:sz="4" w:space="0" w:color="auto"/>
              <w:right w:val="nil"/>
            </w:tcBorders>
          </w:tcPr>
          <w:p w14:paraId="778667E6"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(0.037)</w:t>
            </w:r>
          </w:p>
        </w:tc>
        <w:tc>
          <w:tcPr>
            <w:tcW w:w="992" w:type="dxa"/>
            <w:tcBorders>
              <w:top w:val="nil"/>
              <w:left w:val="nil"/>
              <w:bottom w:val="single" w:sz="4" w:space="0" w:color="auto"/>
              <w:right w:val="nil"/>
            </w:tcBorders>
          </w:tcPr>
          <w:p w14:paraId="7A4CE50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(0.031)</w:t>
            </w:r>
          </w:p>
        </w:tc>
        <w:tc>
          <w:tcPr>
            <w:tcW w:w="993" w:type="dxa"/>
            <w:tcBorders>
              <w:top w:val="nil"/>
              <w:left w:val="nil"/>
              <w:bottom w:val="single" w:sz="4" w:space="0" w:color="auto"/>
              <w:right w:val="single" w:sz="4" w:space="0" w:color="auto"/>
            </w:tcBorders>
          </w:tcPr>
          <w:p w14:paraId="72FA3A5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(0.037)</w:t>
            </w:r>
          </w:p>
        </w:tc>
        <w:tc>
          <w:tcPr>
            <w:tcW w:w="992" w:type="dxa"/>
            <w:tcBorders>
              <w:top w:val="nil"/>
              <w:left w:val="single" w:sz="4" w:space="0" w:color="auto"/>
              <w:bottom w:val="single" w:sz="4" w:space="0" w:color="auto"/>
              <w:right w:val="nil"/>
            </w:tcBorders>
          </w:tcPr>
          <w:p w14:paraId="049D19DD"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(0.063)</w:t>
            </w:r>
          </w:p>
        </w:tc>
        <w:tc>
          <w:tcPr>
            <w:tcW w:w="992" w:type="dxa"/>
            <w:tcBorders>
              <w:top w:val="nil"/>
              <w:left w:val="nil"/>
              <w:bottom w:val="single" w:sz="4" w:space="0" w:color="auto"/>
              <w:right w:val="nil"/>
            </w:tcBorders>
          </w:tcPr>
          <w:p w14:paraId="19F5E95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(0.040)</w:t>
            </w:r>
          </w:p>
        </w:tc>
        <w:tc>
          <w:tcPr>
            <w:tcW w:w="992" w:type="dxa"/>
            <w:tcBorders>
              <w:top w:val="nil"/>
              <w:left w:val="nil"/>
              <w:bottom w:val="single" w:sz="4" w:space="0" w:color="auto"/>
              <w:right w:val="single" w:sz="4" w:space="0" w:color="auto"/>
            </w:tcBorders>
          </w:tcPr>
          <w:p w14:paraId="0A04541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(0.040)</w:t>
            </w:r>
          </w:p>
        </w:tc>
        <w:tc>
          <w:tcPr>
            <w:tcW w:w="993" w:type="dxa"/>
            <w:tcBorders>
              <w:top w:val="nil"/>
              <w:left w:val="single" w:sz="4" w:space="0" w:color="auto"/>
              <w:bottom w:val="single" w:sz="4" w:space="0" w:color="auto"/>
              <w:right w:val="nil"/>
            </w:tcBorders>
          </w:tcPr>
          <w:p w14:paraId="631BC343"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(0.059)</w:t>
            </w:r>
          </w:p>
        </w:tc>
        <w:tc>
          <w:tcPr>
            <w:tcW w:w="992" w:type="dxa"/>
            <w:tcBorders>
              <w:top w:val="nil"/>
              <w:left w:val="nil"/>
              <w:bottom w:val="single" w:sz="4" w:space="0" w:color="auto"/>
              <w:right w:val="nil"/>
            </w:tcBorders>
          </w:tcPr>
          <w:p w14:paraId="3B1EBC4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(0.038)</w:t>
            </w:r>
          </w:p>
        </w:tc>
        <w:tc>
          <w:tcPr>
            <w:tcW w:w="992" w:type="dxa"/>
            <w:tcBorders>
              <w:top w:val="nil"/>
              <w:left w:val="nil"/>
              <w:bottom w:val="single" w:sz="4" w:space="0" w:color="auto"/>
              <w:right w:val="single" w:sz="4" w:space="0" w:color="auto"/>
            </w:tcBorders>
          </w:tcPr>
          <w:p w14:paraId="252AC37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(0.037)</w:t>
            </w:r>
          </w:p>
        </w:tc>
      </w:tr>
      <w:tr w:rsidR="000705F1" w:rsidRPr="00295641" w14:paraId="7C6235D1" w14:textId="77777777" w:rsidTr="001E6808">
        <w:trPr>
          <w:jc w:val="center"/>
        </w:trPr>
        <w:tc>
          <w:tcPr>
            <w:tcW w:w="1560" w:type="dxa"/>
            <w:tcBorders>
              <w:top w:val="single" w:sz="4" w:space="0" w:color="auto"/>
              <w:left w:val="single" w:sz="4" w:space="0" w:color="auto"/>
              <w:bottom w:val="nil"/>
              <w:right w:val="single" w:sz="4" w:space="0" w:color="auto"/>
            </w:tcBorders>
          </w:tcPr>
          <w:p w14:paraId="2065868B" w14:textId="77777777" w:rsidR="000705F1" w:rsidRPr="00B0105C" w:rsidRDefault="000705F1" w:rsidP="008C5E1F">
            <w:pPr>
              <w:widowControl w:val="0"/>
              <w:autoSpaceDE w:val="0"/>
              <w:autoSpaceDN w:val="0"/>
              <w:adjustRightInd w:val="0"/>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Fixed Effects</w:t>
            </w:r>
          </w:p>
        </w:tc>
        <w:tc>
          <w:tcPr>
            <w:tcW w:w="992" w:type="dxa"/>
            <w:tcBorders>
              <w:top w:val="single" w:sz="4" w:space="0" w:color="auto"/>
              <w:left w:val="single" w:sz="4" w:space="0" w:color="auto"/>
              <w:bottom w:val="nil"/>
              <w:right w:val="nil"/>
            </w:tcBorders>
          </w:tcPr>
          <w:p w14:paraId="71E73FD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nil"/>
              <w:bottom w:val="nil"/>
              <w:right w:val="nil"/>
            </w:tcBorders>
          </w:tcPr>
          <w:p w14:paraId="4F89D20F"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3" w:type="dxa"/>
            <w:tcBorders>
              <w:top w:val="single" w:sz="4" w:space="0" w:color="auto"/>
              <w:left w:val="nil"/>
              <w:bottom w:val="nil"/>
              <w:right w:val="single" w:sz="4" w:space="0" w:color="auto"/>
            </w:tcBorders>
          </w:tcPr>
          <w:p w14:paraId="754C5C1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single" w:sz="4" w:space="0" w:color="auto"/>
              <w:bottom w:val="nil"/>
              <w:right w:val="nil"/>
            </w:tcBorders>
          </w:tcPr>
          <w:p w14:paraId="0D75EBF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nil"/>
              <w:bottom w:val="nil"/>
              <w:right w:val="nil"/>
            </w:tcBorders>
          </w:tcPr>
          <w:p w14:paraId="7FEA6E9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nil"/>
              <w:bottom w:val="nil"/>
              <w:right w:val="single" w:sz="4" w:space="0" w:color="auto"/>
            </w:tcBorders>
          </w:tcPr>
          <w:p w14:paraId="5FA2A85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3" w:type="dxa"/>
            <w:tcBorders>
              <w:top w:val="single" w:sz="4" w:space="0" w:color="auto"/>
              <w:left w:val="single" w:sz="4" w:space="0" w:color="auto"/>
              <w:bottom w:val="nil"/>
              <w:right w:val="nil"/>
            </w:tcBorders>
          </w:tcPr>
          <w:p w14:paraId="7E20349E"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nil"/>
              <w:bottom w:val="nil"/>
              <w:right w:val="nil"/>
            </w:tcBorders>
          </w:tcPr>
          <w:p w14:paraId="348F81A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nil"/>
              <w:bottom w:val="nil"/>
              <w:right w:val="single" w:sz="4" w:space="0" w:color="auto"/>
            </w:tcBorders>
          </w:tcPr>
          <w:p w14:paraId="006D4E5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r>
      <w:tr w:rsidR="000705F1" w:rsidRPr="00295641" w14:paraId="4A87176C" w14:textId="77777777" w:rsidTr="001E6808">
        <w:trPr>
          <w:jc w:val="center"/>
        </w:trPr>
        <w:tc>
          <w:tcPr>
            <w:tcW w:w="1560" w:type="dxa"/>
            <w:tcBorders>
              <w:top w:val="nil"/>
              <w:left w:val="single" w:sz="4" w:space="0" w:color="auto"/>
              <w:bottom w:val="nil"/>
              <w:right w:val="single" w:sz="4" w:space="0" w:color="auto"/>
            </w:tcBorders>
          </w:tcPr>
          <w:p w14:paraId="5EB77C33"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i/>
                <w:iCs/>
                <w:sz w:val="20"/>
                <w:szCs w:val="20"/>
                <w:lang w:val="en-US"/>
              </w:rPr>
              <w:t>N</w:t>
            </w:r>
          </w:p>
        </w:tc>
        <w:tc>
          <w:tcPr>
            <w:tcW w:w="992" w:type="dxa"/>
            <w:tcBorders>
              <w:top w:val="nil"/>
              <w:left w:val="single" w:sz="4" w:space="0" w:color="auto"/>
              <w:bottom w:val="nil"/>
              <w:right w:val="nil"/>
            </w:tcBorders>
          </w:tcPr>
          <w:p w14:paraId="40249DD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2901</w:t>
            </w:r>
          </w:p>
        </w:tc>
        <w:tc>
          <w:tcPr>
            <w:tcW w:w="992" w:type="dxa"/>
            <w:tcBorders>
              <w:top w:val="nil"/>
              <w:left w:val="nil"/>
              <w:bottom w:val="nil"/>
              <w:right w:val="nil"/>
            </w:tcBorders>
          </w:tcPr>
          <w:p w14:paraId="57C8683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7818</w:t>
            </w:r>
          </w:p>
        </w:tc>
        <w:tc>
          <w:tcPr>
            <w:tcW w:w="993" w:type="dxa"/>
            <w:tcBorders>
              <w:top w:val="nil"/>
              <w:left w:val="nil"/>
              <w:bottom w:val="nil"/>
              <w:right w:val="single" w:sz="4" w:space="0" w:color="auto"/>
            </w:tcBorders>
          </w:tcPr>
          <w:p w14:paraId="3E52224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6772</w:t>
            </w:r>
          </w:p>
        </w:tc>
        <w:tc>
          <w:tcPr>
            <w:tcW w:w="992" w:type="dxa"/>
            <w:tcBorders>
              <w:top w:val="nil"/>
              <w:left w:val="single" w:sz="4" w:space="0" w:color="auto"/>
              <w:bottom w:val="nil"/>
              <w:right w:val="nil"/>
            </w:tcBorders>
          </w:tcPr>
          <w:p w14:paraId="6FF8D42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2901</w:t>
            </w:r>
          </w:p>
        </w:tc>
        <w:tc>
          <w:tcPr>
            <w:tcW w:w="992" w:type="dxa"/>
            <w:tcBorders>
              <w:top w:val="nil"/>
              <w:left w:val="nil"/>
              <w:bottom w:val="nil"/>
              <w:right w:val="nil"/>
            </w:tcBorders>
          </w:tcPr>
          <w:p w14:paraId="37EFD36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7818</w:t>
            </w:r>
          </w:p>
        </w:tc>
        <w:tc>
          <w:tcPr>
            <w:tcW w:w="992" w:type="dxa"/>
            <w:tcBorders>
              <w:top w:val="nil"/>
              <w:left w:val="nil"/>
              <w:bottom w:val="nil"/>
              <w:right w:val="single" w:sz="4" w:space="0" w:color="auto"/>
            </w:tcBorders>
          </w:tcPr>
          <w:p w14:paraId="068D09C8"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6772</w:t>
            </w:r>
          </w:p>
        </w:tc>
        <w:tc>
          <w:tcPr>
            <w:tcW w:w="993" w:type="dxa"/>
            <w:tcBorders>
              <w:top w:val="nil"/>
              <w:left w:val="single" w:sz="4" w:space="0" w:color="auto"/>
              <w:bottom w:val="nil"/>
              <w:right w:val="nil"/>
            </w:tcBorders>
          </w:tcPr>
          <w:p w14:paraId="6BBCF37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2901</w:t>
            </w:r>
          </w:p>
        </w:tc>
        <w:tc>
          <w:tcPr>
            <w:tcW w:w="992" w:type="dxa"/>
            <w:tcBorders>
              <w:top w:val="nil"/>
              <w:left w:val="nil"/>
              <w:bottom w:val="nil"/>
              <w:right w:val="nil"/>
            </w:tcBorders>
          </w:tcPr>
          <w:p w14:paraId="4AD4930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7818</w:t>
            </w:r>
          </w:p>
        </w:tc>
        <w:tc>
          <w:tcPr>
            <w:tcW w:w="992" w:type="dxa"/>
            <w:tcBorders>
              <w:top w:val="nil"/>
              <w:left w:val="nil"/>
              <w:bottom w:val="nil"/>
              <w:right w:val="single" w:sz="4" w:space="0" w:color="auto"/>
            </w:tcBorders>
          </w:tcPr>
          <w:p w14:paraId="5818CD4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6772</w:t>
            </w:r>
          </w:p>
        </w:tc>
      </w:tr>
      <w:tr w:rsidR="000705F1" w:rsidRPr="00295641" w14:paraId="189A6E45" w14:textId="77777777" w:rsidTr="001E6808">
        <w:trPr>
          <w:jc w:val="center"/>
        </w:trPr>
        <w:tc>
          <w:tcPr>
            <w:tcW w:w="1560" w:type="dxa"/>
            <w:tcBorders>
              <w:top w:val="nil"/>
              <w:left w:val="single" w:sz="4" w:space="0" w:color="auto"/>
              <w:right w:val="single" w:sz="4" w:space="0" w:color="auto"/>
            </w:tcBorders>
          </w:tcPr>
          <w:p w14:paraId="3B9A57C9" w14:textId="77777777" w:rsidR="000705F1" w:rsidRPr="00B0105C" w:rsidRDefault="000705F1" w:rsidP="008C5E1F">
            <w:pPr>
              <w:widowControl w:val="0"/>
              <w:autoSpaceDE w:val="0"/>
              <w:autoSpaceDN w:val="0"/>
              <w:adjustRightInd w:val="0"/>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w:t>
            </w:r>
            <w:r w:rsidRPr="00B0105C">
              <w:rPr>
                <w:rFonts w:ascii="Times New Roman" w:hAnsi="Times New Roman" w:cs="Times New Roman"/>
                <w:i/>
                <w:iCs/>
                <w:sz w:val="20"/>
                <w:szCs w:val="20"/>
                <w:vertAlign w:val="superscript"/>
                <w:lang w:val="en-US"/>
              </w:rPr>
              <w:t>2</w:t>
            </w:r>
          </w:p>
        </w:tc>
        <w:tc>
          <w:tcPr>
            <w:tcW w:w="992" w:type="dxa"/>
            <w:tcBorders>
              <w:top w:val="nil"/>
              <w:left w:val="single" w:sz="4" w:space="0" w:color="auto"/>
              <w:right w:val="nil"/>
            </w:tcBorders>
            <w:vAlign w:val="center"/>
          </w:tcPr>
          <w:p w14:paraId="2B2693C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0.09</w:t>
            </w:r>
          </w:p>
        </w:tc>
        <w:tc>
          <w:tcPr>
            <w:tcW w:w="992" w:type="dxa"/>
            <w:tcBorders>
              <w:top w:val="nil"/>
              <w:left w:val="nil"/>
              <w:right w:val="nil"/>
            </w:tcBorders>
            <w:vAlign w:val="center"/>
          </w:tcPr>
          <w:p w14:paraId="020050BA"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0.12</w:t>
            </w:r>
          </w:p>
        </w:tc>
        <w:tc>
          <w:tcPr>
            <w:tcW w:w="993" w:type="dxa"/>
            <w:tcBorders>
              <w:top w:val="nil"/>
              <w:left w:val="nil"/>
              <w:right w:val="single" w:sz="4" w:space="0" w:color="auto"/>
            </w:tcBorders>
            <w:vAlign w:val="center"/>
          </w:tcPr>
          <w:p w14:paraId="6125A6B7"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0.11</w:t>
            </w:r>
          </w:p>
        </w:tc>
        <w:tc>
          <w:tcPr>
            <w:tcW w:w="992" w:type="dxa"/>
            <w:tcBorders>
              <w:top w:val="nil"/>
              <w:left w:val="single" w:sz="4" w:space="0" w:color="auto"/>
              <w:right w:val="nil"/>
            </w:tcBorders>
            <w:vAlign w:val="center"/>
          </w:tcPr>
          <w:p w14:paraId="7C79AEB1"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0.07</w:t>
            </w:r>
          </w:p>
        </w:tc>
        <w:tc>
          <w:tcPr>
            <w:tcW w:w="992" w:type="dxa"/>
            <w:tcBorders>
              <w:top w:val="nil"/>
              <w:left w:val="nil"/>
              <w:right w:val="nil"/>
            </w:tcBorders>
            <w:vAlign w:val="center"/>
          </w:tcPr>
          <w:p w14:paraId="632FC8F0"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0.07</w:t>
            </w:r>
          </w:p>
        </w:tc>
        <w:tc>
          <w:tcPr>
            <w:tcW w:w="992" w:type="dxa"/>
            <w:tcBorders>
              <w:top w:val="nil"/>
              <w:left w:val="nil"/>
              <w:right w:val="single" w:sz="4" w:space="0" w:color="auto"/>
            </w:tcBorders>
            <w:vAlign w:val="center"/>
          </w:tcPr>
          <w:p w14:paraId="3B3C9D24"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0.12</w:t>
            </w:r>
          </w:p>
        </w:tc>
        <w:tc>
          <w:tcPr>
            <w:tcW w:w="993" w:type="dxa"/>
            <w:tcBorders>
              <w:top w:val="nil"/>
              <w:left w:val="single" w:sz="4" w:space="0" w:color="auto"/>
              <w:right w:val="nil"/>
            </w:tcBorders>
            <w:vAlign w:val="center"/>
          </w:tcPr>
          <w:p w14:paraId="1F6554E2"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0.18</w:t>
            </w:r>
          </w:p>
        </w:tc>
        <w:tc>
          <w:tcPr>
            <w:tcW w:w="992" w:type="dxa"/>
            <w:tcBorders>
              <w:top w:val="nil"/>
              <w:left w:val="nil"/>
              <w:right w:val="nil"/>
            </w:tcBorders>
            <w:vAlign w:val="center"/>
          </w:tcPr>
          <w:p w14:paraId="0D761DAC"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0.20</w:t>
            </w:r>
          </w:p>
        </w:tc>
        <w:tc>
          <w:tcPr>
            <w:tcW w:w="992" w:type="dxa"/>
            <w:tcBorders>
              <w:top w:val="nil"/>
              <w:left w:val="nil"/>
              <w:right w:val="single" w:sz="4" w:space="0" w:color="auto"/>
            </w:tcBorders>
            <w:vAlign w:val="center"/>
          </w:tcPr>
          <w:p w14:paraId="075D1279" w14:textId="77777777" w:rsidR="000705F1" w:rsidRPr="00B0105C" w:rsidRDefault="000705F1" w:rsidP="008C5E1F">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0.28</w:t>
            </w:r>
          </w:p>
        </w:tc>
      </w:tr>
      <w:tr w:rsidR="000705F1" w:rsidRPr="00295641" w14:paraId="48C55461" w14:textId="77777777" w:rsidTr="001E6808">
        <w:trPr>
          <w:jc w:val="center"/>
        </w:trPr>
        <w:tc>
          <w:tcPr>
            <w:tcW w:w="10490" w:type="dxa"/>
            <w:gridSpan w:val="10"/>
            <w:tcBorders>
              <w:top w:val="single" w:sz="4" w:space="0" w:color="auto"/>
              <w:left w:val="single" w:sz="4" w:space="0" w:color="auto"/>
              <w:bottom w:val="single" w:sz="4" w:space="0" w:color="auto"/>
              <w:right w:val="single" w:sz="4" w:space="0" w:color="auto"/>
            </w:tcBorders>
          </w:tcPr>
          <w:p w14:paraId="77851D63" w14:textId="77777777" w:rsidR="000705F1" w:rsidRPr="00B0105C" w:rsidRDefault="000705F1" w:rsidP="008C5E1F">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vertAlign w:val="superscript"/>
                <w:lang w:val="en-US"/>
              </w:rPr>
              <w:t>*</w:t>
            </w:r>
            <w:r w:rsidRPr="00B0105C">
              <w:rPr>
                <w:rFonts w:ascii="Times New Roman" w:hAnsi="Times New Roman" w:cs="Times New Roman"/>
                <w:sz w:val="20"/>
                <w:szCs w:val="20"/>
                <w:lang w:val="en-US"/>
              </w:rPr>
              <w:t xml:space="preserve"> </w:t>
            </w:r>
            <w:r w:rsidRPr="00B0105C">
              <w:rPr>
                <w:rFonts w:ascii="Times New Roman" w:hAnsi="Times New Roman" w:cs="Times New Roman"/>
                <w:i/>
                <w:iCs/>
                <w:sz w:val="20"/>
                <w:szCs w:val="20"/>
                <w:lang w:val="en-US"/>
              </w:rPr>
              <w:t>p</w:t>
            </w:r>
            <w:r w:rsidRPr="00B0105C">
              <w:rPr>
                <w:rFonts w:ascii="Times New Roman" w:hAnsi="Times New Roman" w:cs="Times New Roman"/>
                <w:sz w:val="20"/>
                <w:szCs w:val="20"/>
                <w:lang w:val="en-US"/>
              </w:rPr>
              <w:t xml:space="preserve"> &lt; 0.05, </w:t>
            </w:r>
            <w:r w:rsidRPr="00B0105C">
              <w:rPr>
                <w:rFonts w:ascii="Times New Roman" w:hAnsi="Times New Roman" w:cs="Times New Roman"/>
                <w:sz w:val="20"/>
                <w:szCs w:val="20"/>
                <w:vertAlign w:val="superscript"/>
                <w:lang w:val="en-US"/>
              </w:rPr>
              <w:t>**</w:t>
            </w:r>
            <w:r w:rsidRPr="00B0105C">
              <w:rPr>
                <w:rFonts w:ascii="Times New Roman" w:hAnsi="Times New Roman" w:cs="Times New Roman"/>
                <w:sz w:val="20"/>
                <w:szCs w:val="20"/>
                <w:lang w:val="en-US"/>
              </w:rPr>
              <w:t xml:space="preserve"> </w:t>
            </w:r>
            <w:r w:rsidRPr="00B0105C">
              <w:rPr>
                <w:rFonts w:ascii="Times New Roman" w:hAnsi="Times New Roman" w:cs="Times New Roman"/>
                <w:i/>
                <w:iCs/>
                <w:sz w:val="20"/>
                <w:szCs w:val="20"/>
                <w:lang w:val="en-US"/>
              </w:rPr>
              <w:t>p</w:t>
            </w:r>
            <w:r w:rsidRPr="00B0105C">
              <w:rPr>
                <w:rFonts w:ascii="Times New Roman" w:hAnsi="Times New Roman" w:cs="Times New Roman"/>
                <w:sz w:val="20"/>
                <w:szCs w:val="20"/>
                <w:lang w:val="en-US"/>
              </w:rPr>
              <w:t xml:space="preserve"> &lt; 0.01, </w:t>
            </w:r>
            <w:r w:rsidRPr="00B0105C">
              <w:rPr>
                <w:rFonts w:ascii="Times New Roman" w:hAnsi="Times New Roman" w:cs="Times New Roman"/>
                <w:sz w:val="20"/>
                <w:szCs w:val="20"/>
                <w:vertAlign w:val="superscript"/>
                <w:lang w:val="en-US"/>
              </w:rPr>
              <w:t>***</w:t>
            </w:r>
            <w:r w:rsidRPr="00B0105C">
              <w:rPr>
                <w:rFonts w:ascii="Times New Roman" w:hAnsi="Times New Roman" w:cs="Times New Roman"/>
                <w:sz w:val="20"/>
                <w:szCs w:val="20"/>
                <w:lang w:val="en-US"/>
              </w:rPr>
              <w:t xml:space="preserve"> </w:t>
            </w:r>
            <w:r w:rsidRPr="00B0105C">
              <w:rPr>
                <w:rFonts w:ascii="Times New Roman" w:hAnsi="Times New Roman" w:cs="Times New Roman"/>
                <w:i/>
                <w:iCs/>
                <w:sz w:val="20"/>
                <w:szCs w:val="20"/>
                <w:lang w:val="en-US"/>
              </w:rPr>
              <w:t>p</w:t>
            </w:r>
            <w:r w:rsidRPr="00B0105C">
              <w:rPr>
                <w:rFonts w:ascii="Times New Roman" w:hAnsi="Times New Roman" w:cs="Times New Roman"/>
                <w:sz w:val="20"/>
                <w:szCs w:val="20"/>
                <w:lang w:val="en-US"/>
              </w:rPr>
              <w:t xml:space="preserve"> &lt; 0.001</w:t>
            </w:r>
          </w:p>
        </w:tc>
      </w:tr>
    </w:tbl>
    <w:p w14:paraId="3196E23D" w14:textId="3CE2F28A" w:rsidR="000705F1" w:rsidRPr="00B0105C" w:rsidRDefault="000705F1" w:rsidP="000705F1">
      <w:pPr>
        <w:pStyle w:val="Caption"/>
        <w:rPr>
          <w:rFonts w:ascii="Times New Roman" w:eastAsia="Times New Roman" w:hAnsi="Times New Roman" w:cs="Times New Roman"/>
          <w:color w:val="auto"/>
          <w:sz w:val="20"/>
          <w:szCs w:val="20"/>
        </w:rPr>
      </w:pPr>
      <w:r w:rsidRPr="00B0105C">
        <w:rPr>
          <w:rFonts w:ascii="Times New Roman" w:hAnsi="Times New Roman" w:cs="Times New Roman"/>
          <w:color w:val="auto"/>
          <w:sz w:val="20"/>
          <w:szCs w:val="20"/>
        </w:rPr>
        <w:t>Table 1: OLS logistic models predicting party vote, with key controls for age, degree, gender, income, region, and religion</w:t>
      </w:r>
      <w:r w:rsidR="00E527A6" w:rsidRPr="00B0105C">
        <w:rPr>
          <w:rFonts w:ascii="Times New Roman" w:hAnsi="Times New Roman" w:cs="Times New Roman"/>
          <w:color w:val="auto"/>
          <w:sz w:val="20"/>
          <w:szCs w:val="20"/>
        </w:rPr>
        <w:t>, and attitudinal preferences.</w:t>
      </w:r>
    </w:p>
    <w:p w14:paraId="03B72D2D" w14:textId="101EBA88" w:rsidR="00120304" w:rsidRPr="005875AB" w:rsidRDefault="00120304" w:rsidP="00DD538A">
      <w:pPr>
        <w:pStyle w:val="NormalWeb"/>
        <w:spacing w:before="0" w:beforeAutospacing="0" w:after="0" w:afterAutospacing="0"/>
        <w:jc w:val="both"/>
      </w:pPr>
    </w:p>
    <w:p w14:paraId="23D38C9F" w14:textId="4CDCDEDC" w:rsidR="00350A47" w:rsidRDefault="6FAFCB44" w:rsidP="00350A47">
      <w:pPr>
        <w:ind w:firstLine="720"/>
        <w:jc w:val="both"/>
        <w:divId w:val="1112164933"/>
        <w:rPr>
          <w:rFonts w:ascii="Times New Roman" w:eastAsia="Times New Roman" w:hAnsi="Times New Roman" w:cs="Times New Roman"/>
        </w:rPr>
      </w:pPr>
      <w:r w:rsidRPr="6FAFCB44">
        <w:rPr>
          <w:rFonts w:ascii="Times New Roman" w:eastAsia="Times New Roman" w:hAnsi="Times New Roman" w:cs="Times New Roman"/>
        </w:rPr>
        <w:t xml:space="preserve">We emphasize the following </w:t>
      </w:r>
      <w:del w:id="418" w:author="Simon Kiss" w:date="2022-05-26T14:53:00Z">
        <w:r w:rsidRPr="6FAFCB44">
          <w:rPr>
            <w:rFonts w:ascii="Times New Roman" w:eastAsia="Times New Roman" w:hAnsi="Times New Roman" w:cs="Times New Roman"/>
          </w:rPr>
          <w:delText xml:space="preserve">five </w:delText>
        </w:r>
      </w:del>
      <w:ins w:id="419" w:author="Simon Kiss" w:date="2022-05-26T14:53:00Z">
        <w:r w:rsidR="00747324">
          <w:rPr>
            <w:rFonts w:ascii="Times New Roman" w:eastAsia="Times New Roman" w:hAnsi="Times New Roman" w:cs="Times New Roman"/>
          </w:rPr>
          <w:t>four</w:t>
        </w:r>
        <w:r w:rsidR="00747324" w:rsidRPr="6FAFCB44">
          <w:rPr>
            <w:rFonts w:ascii="Times New Roman" w:eastAsia="Times New Roman" w:hAnsi="Times New Roman" w:cs="Times New Roman"/>
          </w:rPr>
          <w:t xml:space="preserve"> </w:t>
        </w:r>
      </w:ins>
      <w:r w:rsidRPr="6FAFCB44">
        <w:rPr>
          <w:rFonts w:ascii="Times New Roman" w:eastAsia="Times New Roman" w:hAnsi="Times New Roman" w:cs="Times New Roman"/>
        </w:rPr>
        <w:t>findings. First, there is a significant sorting occurring on the socio-cultural dimension between the Liberals and the Conservatives. In the 1990s</w:t>
      </w:r>
      <w:ins w:id="420" w:author="Polacko, Matt (2017)" w:date="2022-05-26T14:05:00Z">
        <w:r w:rsidR="00801A7F">
          <w:rPr>
            <w:rFonts w:ascii="Times New Roman" w:eastAsia="Times New Roman" w:hAnsi="Times New Roman" w:cs="Times New Roman"/>
          </w:rPr>
          <w:t>,</w:t>
        </w:r>
      </w:ins>
      <w:r w:rsidRPr="6FAFCB44">
        <w:rPr>
          <w:rFonts w:ascii="Times New Roman" w:eastAsia="Times New Roman" w:hAnsi="Times New Roman" w:cs="Times New Roman"/>
        </w:rPr>
        <w:t xml:space="preserve"> moral traditionalism had a marginal but positively related relationship to support for the Liberals, which has since reversed and become significantly negatively related post-2000. The Conservative parties have increasingly won over morally traditional voters. Similarly, the immigration coefficient sizes have roughly doubled for each party over time (negative for the Liberals and positive for the Conservatives). </w:t>
      </w:r>
      <w:commentRangeStart w:id="421"/>
      <w:r w:rsidRPr="6FAFCB44">
        <w:rPr>
          <w:rFonts w:ascii="Times New Roman" w:eastAsia="Times New Roman" w:hAnsi="Times New Roman" w:cs="Times New Roman"/>
        </w:rPr>
        <w:t xml:space="preserve">Second, </w:t>
      </w:r>
      <w:r w:rsidRPr="6FAFCB44">
        <w:rPr>
          <w:rFonts w:ascii="Times New Roman" w:hAnsi="Times New Roman" w:cs="Times New Roman"/>
        </w:rPr>
        <w:t xml:space="preserve">Liberal voters are predominantly mobilized along the second dimension in recent years, as its voters are increasingly socially progressive on moral </w:t>
      </w:r>
      <w:r w:rsidRPr="6FAFCB44">
        <w:rPr>
          <w:rFonts w:ascii="Times New Roman" w:hAnsi="Times New Roman" w:cs="Times New Roman"/>
        </w:rPr>
        <w:lastRenderedPageBreak/>
        <w:t>traditionalism and immigration, in comparison to the economic dimension.</w:t>
      </w:r>
      <w:commentRangeEnd w:id="421"/>
      <w:ins w:id="422" w:author="Simon Kiss" w:date="2022-05-27T10:53:00Z">
        <w:r w:rsidR="00DC77A5">
          <w:rPr>
            <w:rStyle w:val="CommentReference"/>
          </w:rPr>
          <w:commentReference w:id="421"/>
        </w:r>
        <w:r w:rsidRPr="6FAFCB44">
          <w:rPr>
            <w:rFonts w:ascii="Times New Roman" w:eastAsia="Times New Roman" w:hAnsi="Times New Roman" w:cs="Times New Roman"/>
          </w:rPr>
          <w:t xml:space="preserve"> </w:t>
        </w:r>
      </w:ins>
      <w:del w:id="423" w:author="Simon Kiss" w:date="2022-05-26T15:01:00Z">
        <w:r w:rsidRPr="6FAFCB44" w:rsidDel="00DC77A5">
          <w:rPr>
            <w:rFonts w:ascii="Times New Roman" w:eastAsia="Times New Roman" w:hAnsi="Times New Roman" w:cs="Times New Roman"/>
          </w:rPr>
          <w:delText>Third</w:delText>
        </w:r>
      </w:del>
      <w:ins w:id="424" w:author="Simon Kiss" w:date="2022-05-26T15:01:00Z">
        <w:r w:rsidR="00DC77A5">
          <w:rPr>
            <w:rFonts w:ascii="Times New Roman" w:eastAsia="Times New Roman" w:hAnsi="Times New Roman" w:cs="Times New Roman"/>
          </w:rPr>
          <w:t>Second</w:t>
        </w:r>
      </w:ins>
      <w:del w:id="425" w:author="Simon Kiss" w:date="2022-05-27T10:53:00Z">
        <w:r w:rsidRPr="6FAFCB44">
          <w:rPr>
            <w:rFonts w:ascii="Times New Roman" w:eastAsia="Times New Roman" w:hAnsi="Times New Roman" w:cs="Times New Roman"/>
          </w:rPr>
          <w:delText xml:space="preserve"> Third</w:delText>
        </w:r>
      </w:del>
      <w:r w:rsidRPr="6FAFCB44">
        <w:rPr>
          <w:rFonts w:ascii="Times New Roman" w:eastAsia="Times New Roman" w:hAnsi="Times New Roman" w:cs="Times New Roman"/>
        </w:rPr>
        <w:t xml:space="preserve">, income has become a much stronger cleavage and it has reversed in direction for the Liberals. In the 1990s income was not a significant predictor for any party but by the 2010s it reaches statistical significance for both the NDP and Conservatives at (p&lt;0.001), and for the Liberals at (p&lt;0.05). We can see that lower income individuals are increasingly voting for the NDP, while higher earners are increasingly voting for the Liberals and Conservatives. </w:t>
      </w:r>
      <w:del w:id="426" w:author="Simon Kiss" w:date="2022-05-26T15:02:00Z">
        <w:r w:rsidRPr="6FAFCB44">
          <w:rPr>
            <w:rFonts w:ascii="Times New Roman" w:eastAsia="Times New Roman" w:hAnsi="Times New Roman" w:cs="Times New Roman"/>
          </w:rPr>
          <w:delText>Fourth</w:delText>
        </w:r>
      </w:del>
      <w:ins w:id="427" w:author="Simon Kiss" w:date="2022-05-26T15:02:00Z">
        <w:r w:rsidR="00BD06A2">
          <w:rPr>
            <w:rFonts w:ascii="Times New Roman" w:eastAsia="Times New Roman" w:hAnsi="Times New Roman" w:cs="Times New Roman"/>
          </w:rPr>
          <w:t>Third</w:t>
        </w:r>
      </w:ins>
      <w:r w:rsidRPr="6FAFCB44">
        <w:rPr>
          <w:rFonts w:ascii="Times New Roman" w:eastAsia="Times New Roman" w:hAnsi="Times New Roman" w:cs="Times New Roman"/>
        </w:rPr>
        <w:t xml:space="preserve">, education is also becoming a stronger cleavage but only for the Liberals and Conservatives. It exhibits a negative effect in the 2000s but little effect in the 1990s and 2010s. Whereas degree holders are significantly more likely to vote Liberal and non-degree holders significantly more likely to vote Conservative. Last, greater partisan sorting is occurring over redistribution. Liberal voters’ redistributionist preferences remained </w:t>
      </w:r>
      <w:proofErr w:type="gramStart"/>
      <w:r w:rsidRPr="6FAFCB44">
        <w:rPr>
          <w:rFonts w:ascii="Times New Roman" w:eastAsia="Times New Roman" w:hAnsi="Times New Roman" w:cs="Times New Roman"/>
        </w:rPr>
        <w:t>fairly centrist</w:t>
      </w:r>
      <w:proofErr w:type="gramEnd"/>
      <w:r w:rsidRPr="6FAFCB44">
        <w:rPr>
          <w:rFonts w:ascii="Times New Roman" w:eastAsia="Times New Roman" w:hAnsi="Times New Roman" w:cs="Times New Roman"/>
        </w:rPr>
        <w:t xml:space="preserve"> until the 2010s, where it has now become significant and positively related. Meanwhile NDP and Conservative voters demonstrate much stronger and significantly increasing (or decreasing in the latter’s case) commitments to redistribution over time.</w:t>
      </w:r>
    </w:p>
    <w:p w14:paraId="05C681AA" w14:textId="42D57F31" w:rsidR="00350A47" w:rsidRPr="00DD538A" w:rsidRDefault="00350A47" w:rsidP="006168B4">
      <w:pPr>
        <w:ind w:firstLine="720"/>
        <w:jc w:val="both"/>
        <w:divId w:val="1112164933"/>
        <w:rPr>
          <w:rFonts w:ascii="Times New Roman" w:eastAsia="Times New Roman" w:hAnsi="Times New Roman" w:cs="Times New Roman"/>
        </w:rPr>
      </w:pPr>
      <w:r w:rsidRPr="00DD538A">
        <w:rPr>
          <w:rFonts w:ascii="Times New Roman" w:hAnsi="Times New Roman" w:cs="Times New Roman"/>
        </w:rPr>
        <w:t xml:space="preserve">However, these </w:t>
      </w:r>
      <w:ins w:id="428" w:author="Polacko, Matt (2017)" w:date="2022-05-26T14:07:00Z">
        <w:r w:rsidR="002D30F8">
          <w:rPr>
            <w:rFonts w:ascii="Times New Roman" w:hAnsi="Times New Roman" w:cs="Times New Roman"/>
          </w:rPr>
          <w:t xml:space="preserve">findings </w:t>
        </w:r>
      </w:ins>
      <w:r w:rsidRPr="00DD538A">
        <w:rPr>
          <w:rFonts w:ascii="Times New Roman" w:hAnsi="Times New Roman" w:cs="Times New Roman"/>
        </w:rPr>
        <w:t>do not clarify whether the increasing educational cleavage that we have documented</w:t>
      </w:r>
      <w:ins w:id="429" w:author="Polacko, Matt (2017)" w:date="2022-05-26T14:07:00Z">
        <w:r w:rsidR="002D30F8">
          <w:rPr>
            <w:rFonts w:ascii="Times New Roman" w:hAnsi="Times New Roman" w:cs="Times New Roman"/>
          </w:rPr>
          <w:t>,</w:t>
        </w:r>
      </w:ins>
      <w:r w:rsidRPr="00DD538A">
        <w:rPr>
          <w:rFonts w:ascii="Times New Roman" w:hAnsi="Times New Roman" w:cs="Times New Roman"/>
        </w:rPr>
        <w:t xml:space="preserve"> has </w:t>
      </w:r>
      <w:del w:id="430" w:author="Polacko, Matt (2017)" w:date="2022-05-26T14:08:00Z">
        <w:r w:rsidRPr="00DD538A" w:rsidDel="002D30F8">
          <w:rPr>
            <w:rFonts w:ascii="Times New Roman" w:hAnsi="Times New Roman" w:cs="Times New Roman"/>
          </w:rPr>
          <w:delText xml:space="preserve">any </w:delText>
        </w:r>
      </w:del>
      <w:r w:rsidRPr="00DD538A">
        <w:rPr>
          <w:rFonts w:ascii="Times New Roman" w:hAnsi="Times New Roman" w:cs="Times New Roman"/>
        </w:rPr>
        <w:t>consequences for commitments to the welfare state. Following Abou-Chadi and Hix (2021), we fit additional models that include interactions between degree status and</w:t>
      </w:r>
      <w:r>
        <w:rPr>
          <w:rFonts w:ascii="Times New Roman" w:hAnsi="Times New Roman" w:cs="Times New Roman"/>
        </w:rPr>
        <w:t xml:space="preserve"> a</w:t>
      </w:r>
      <w:r w:rsidRPr="00DD538A">
        <w:rPr>
          <w:rFonts w:ascii="Times New Roman" w:hAnsi="Times New Roman" w:cs="Times New Roman"/>
        </w:rPr>
        <w:t xml:space="preserve"> measure of redistribution. </w:t>
      </w:r>
      <w:r w:rsidR="00856B94">
        <w:rPr>
          <w:rFonts w:ascii="Times New Roman" w:hAnsi="Times New Roman" w:cs="Times New Roman"/>
        </w:rPr>
        <w:t>However, we test a more complex set of models. On the one hand, we include controls for second-dimension issues of moral traditionalism and immigration</w:t>
      </w:r>
      <w:r w:rsidR="006A7B97">
        <w:rPr>
          <w:rFonts w:ascii="Times New Roman" w:hAnsi="Times New Roman" w:cs="Times New Roman"/>
        </w:rPr>
        <w:t xml:space="preserve">. </w:t>
      </w:r>
      <w:r w:rsidR="006168B4" w:rsidRPr="00DD538A">
        <w:rPr>
          <w:rFonts w:ascii="Times New Roman" w:hAnsi="Times New Roman" w:cs="Times New Roman"/>
        </w:rPr>
        <w:t xml:space="preserve">Thus, in contrast to Abou-Chadi and Hix (2021), these interactions between degree and the first and second-dimension issues control for each other. </w:t>
      </w:r>
      <w:r w:rsidR="006168B4">
        <w:rPr>
          <w:rFonts w:ascii="Times New Roman" w:hAnsi="Times New Roman" w:cs="Times New Roman"/>
        </w:rPr>
        <w:t xml:space="preserve">Moreover, we pull the left </w:t>
      </w:r>
      <w:del w:id="431" w:author="Simon Kiss" w:date="2022-05-26T14:25:00Z">
        <w:r w:rsidR="006168B4">
          <w:rPr>
            <w:rFonts w:ascii="Times New Roman" w:hAnsi="Times New Roman" w:cs="Times New Roman"/>
          </w:rPr>
          <w:delText>block</w:delText>
        </w:r>
      </w:del>
      <w:ins w:id="432" w:author="Simon Kiss" w:date="2022-05-26T14:25:00Z">
        <w:r w:rsidR="00FB3145">
          <w:rPr>
            <w:rFonts w:ascii="Times New Roman" w:hAnsi="Times New Roman" w:cs="Times New Roman"/>
          </w:rPr>
          <w:t>bloc</w:t>
        </w:r>
      </w:ins>
      <w:r w:rsidR="006168B4">
        <w:rPr>
          <w:rFonts w:ascii="Times New Roman" w:hAnsi="Times New Roman" w:cs="Times New Roman"/>
        </w:rPr>
        <w:t xml:space="preserve"> apart to test whether both components are attracting educated leftists committed to redistribution. Lastly, we also fit models by</w:t>
      </w:r>
      <w:r>
        <w:rPr>
          <w:rFonts w:ascii="Times New Roman" w:hAnsi="Times New Roman" w:cs="Times New Roman"/>
        </w:rPr>
        <w:t xml:space="preserve"> decade</w:t>
      </w:r>
      <w:r w:rsidRPr="00DD538A">
        <w:rPr>
          <w:rFonts w:ascii="Times New Roman" w:hAnsi="Times New Roman" w:cs="Times New Roman"/>
        </w:rPr>
        <w:t xml:space="preserve"> to test whether there are changes in the way that degree status interacts with preferences in relation to vote choice. </w:t>
      </w:r>
      <w:r w:rsidR="00616261" w:rsidRPr="00DD538A">
        <w:rPr>
          <w:rFonts w:ascii="Times New Roman" w:hAnsi="Times New Roman" w:cs="Times New Roman"/>
        </w:rPr>
        <w:t>To</w:t>
      </w:r>
      <w:r w:rsidRPr="00DD538A">
        <w:rPr>
          <w:rFonts w:ascii="Times New Roman" w:hAnsi="Times New Roman" w:cs="Times New Roman"/>
        </w:rPr>
        <w:t xml:space="preserve"> simplify the findings, the interaction coefficients are visualized in Figure </w:t>
      </w:r>
      <w:r w:rsidR="00E711F4">
        <w:rPr>
          <w:rFonts w:ascii="Times New Roman" w:hAnsi="Times New Roman" w:cs="Times New Roman"/>
        </w:rPr>
        <w:t>5</w:t>
      </w:r>
      <w:r w:rsidRPr="00DD538A">
        <w:rPr>
          <w:rFonts w:ascii="Times New Roman" w:hAnsi="Times New Roman" w:cs="Times New Roman"/>
        </w:rPr>
        <w:t xml:space="preserve">. </w:t>
      </w:r>
      <w:r w:rsidRPr="00DD538A">
        <w:rPr>
          <w:rFonts w:ascii="Times New Roman" w:eastAsia="Times New Roman" w:hAnsi="Times New Roman" w:cs="Times New Roman"/>
        </w:rPr>
        <w:t xml:space="preserve"> </w:t>
      </w:r>
    </w:p>
    <w:p w14:paraId="1789C298" w14:textId="77777777" w:rsidR="0033500E" w:rsidRPr="005875AB" w:rsidRDefault="0033500E" w:rsidP="00DD538A">
      <w:pPr>
        <w:ind w:firstLine="720"/>
        <w:jc w:val="both"/>
        <w:divId w:val="1112164933"/>
        <w:rPr>
          <w:rFonts w:ascii="Times New Roman" w:eastAsia="Times New Roman" w:hAnsi="Times New Roman" w:cs="Times New Roman"/>
        </w:rPr>
      </w:pPr>
    </w:p>
    <w:p w14:paraId="328A7B0D" w14:textId="67E8EF08" w:rsidR="0048739C" w:rsidRPr="005875AB" w:rsidRDefault="00257294" w:rsidP="001E6808">
      <w:pPr>
        <w:jc w:val="center"/>
        <w:divId w:val="307175986"/>
        <w:rPr>
          <w:rFonts w:ascii="Times New Roman" w:eastAsia="Times New Roman" w:hAnsi="Times New Roman" w:cs="Times New Roman"/>
        </w:rPr>
      </w:pPr>
      <w:r w:rsidRPr="005875AB">
        <w:rPr>
          <w:rFonts w:ascii="Times New Roman" w:hAnsi="Times New Roman" w:cs="Times New Roman"/>
        </w:rPr>
        <w:t xml:space="preserve"> </w:t>
      </w:r>
      <w:ins w:id="433" w:author="Matt Polacko" w:date="2022-05-27T10:53:00Z">
        <w:r w:rsidR="00295641">
          <w:rPr>
            <w:noProof/>
          </w:rPr>
          <w:drawing>
            <wp:inline distT="0" distB="0" distL="0" distR="0" wp14:anchorId="316403BB" wp14:editId="27187253">
              <wp:extent cx="5762625" cy="3676480"/>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702" cy="3678443"/>
                      </a:xfrm>
                      <a:prstGeom prst="rect">
                        <a:avLst/>
                      </a:prstGeom>
                      <a:noFill/>
                      <a:ln>
                        <a:noFill/>
                      </a:ln>
                    </pic:spPr>
                  </pic:pic>
                </a:graphicData>
              </a:graphic>
            </wp:inline>
          </w:drawing>
        </w:r>
      </w:ins>
    </w:p>
    <w:p w14:paraId="5F8FAB2A" w14:textId="47EBD7D3" w:rsidR="00350A47" w:rsidRPr="00927B68" w:rsidRDefault="00350A47" w:rsidP="00350A47">
      <w:pPr>
        <w:pStyle w:val="Caption"/>
        <w:jc w:val="both"/>
        <w:divId w:val="307175986"/>
        <w:rPr>
          <w:rFonts w:ascii="Times New Roman" w:eastAsia="Times New Roman" w:hAnsi="Times New Roman" w:cs="Times New Roman"/>
          <w:color w:val="auto"/>
          <w:sz w:val="20"/>
          <w:szCs w:val="20"/>
        </w:rPr>
      </w:pPr>
      <w:r w:rsidRPr="00927B68">
        <w:rPr>
          <w:rFonts w:ascii="Times New Roman" w:hAnsi="Times New Roman" w:cs="Times New Roman"/>
          <w:color w:val="auto"/>
          <w:sz w:val="20"/>
          <w:szCs w:val="20"/>
        </w:rPr>
        <w:lastRenderedPageBreak/>
        <w:t xml:space="preserve">Figure </w:t>
      </w:r>
      <w:r w:rsidR="00E711F4">
        <w:rPr>
          <w:rFonts w:ascii="Times New Roman" w:hAnsi="Times New Roman" w:cs="Times New Roman"/>
          <w:color w:val="auto"/>
          <w:sz w:val="20"/>
          <w:szCs w:val="20"/>
        </w:rPr>
        <w:t>5</w:t>
      </w:r>
      <w:r w:rsidRPr="00927B68">
        <w:rPr>
          <w:rFonts w:ascii="Times New Roman" w:hAnsi="Times New Roman" w:cs="Times New Roman"/>
          <w:color w:val="auto"/>
          <w:sz w:val="20"/>
          <w:szCs w:val="20"/>
        </w:rPr>
        <w:t xml:space="preserve">: Average marginal effects of degree x redistribution interaction on party vote </w:t>
      </w:r>
      <w:r>
        <w:rPr>
          <w:rFonts w:ascii="Times New Roman" w:hAnsi="Times New Roman" w:cs="Times New Roman"/>
          <w:color w:val="auto"/>
          <w:sz w:val="20"/>
          <w:szCs w:val="20"/>
        </w:rPr>
        <w:t xml:space="preserve">by decade. </w:t>
      </w:r>
      <w:r w:rsidRPr="00927B68">
        <w:rPr>
          <w:rFonts w:ascii="Times New Roman" w:hAnsi="Times New Roman" w:cs="Times New Roman"/>
          <w:color w:val="auto"/>
          <w:sz w:val="20"/>
          <w:szCs w:val="20"/>
        </w:rPr>
        <w:t xml:space="preserve">From OLS regressions controlling </w:t>
      </w:r>
      <w:r w:rsidRPr="008B5012">
        <w:rPr>
          <w:rFonts w:ascii="Times New Roman" w:hAnsi="Times New Roman" w:cs="Times New Roman"/>
          <w:color w:val="auto"/>
          <w:sz w:val="20"/>
          <w:szCs w:val="20"/>
        </w:rPr>
        <w:t xml:space="preserve">for age, </w:t>
      </w:r>
      <w:r>
        <w:rPr>
          <w:rFonts w:ascii="Times New Roman" w:hAnsi="Times New Roman" w:cs="Times New Roman"/>
          <w:color w:val="auto"/>
          <w:sz w:val="20"/>
          <w:szCs w:val="20"/>
        </w:rPr>
        <w:t xml:space="preserve">degree, </w:t>
      </w:r>
      <w:r w:rsidRPr="008B5012">
        <w:rPr>
          <w:rFonts w:ascii="Times New Roman" w:hAnsi="Times New Roman" w:cs="Times New Roman"/>
          <w:color w:val="auto"/>
          <w:sz w:val="20"/>
          <w:szCs w:val="20"/>
        </w:rPr>
        <w:t xml:space="preserve">gender, income, region, </w:t>
      </w:r>
      <w:r>
        <w:rPr>
          <w:rFonts w:ascii="Times New Roman" w:hAnsi="Times New Roman" w:cs="Times New Roman"/>
          <w:color w:val="auto"/>
          <w:sz w:val="20"/>
          <w:szCs w:val="20"/>
        </w:rPr>
        <w:t xml:space="preserve">and </w:t>
      </w:r>
      <w:r w:rsidRPr="008B5012">
        <w:rPr>
          <w:rFonts w:ascii="Times New Roman" w:hAnsi="Times New Roman" w:cs="Times New Roman"/>
          <w:color w:val="auto"/>
          <w:sz w:val="20"/>
          <w:szCs w:val="20"/>
        </w:rPr>
        <w:t>religion</w:t>
      </w:r>
      <w:r>
        <w:rPr>
          <w:rFonts w:ascii="Times New Roman" w:hAnsi="Times New Roman" w:cs="Times New Roman"/>
          <w:color w:val="auto"/>
          <w:sz w:val="20"/>
          <w:szCs w:val="20"/>
        </w:rPr>
        <w:t>, and attitudinal preferences</w:t>
      </w:r>
      <w:r w:rsidRPr="00927B68">
        <w:rPr>
          <w:rFonts w:ascii="Times New Roman" w:hAnsi="Times New Roman" w:cs="Times New Roman"/>
          <w:color w:val="auto"/>
          <w:sz w:val="20"/>
          <w:szCs w:val="20"/>
        </w:rPr>
        <w:t>, which extend</w:t>
      </w:r>
      <w:r>
        <w:rPr>
          <w:rFonts w:ascii="Times New Roman" w:hAnsi="Times New Roman" w:cs="Times New Roman"/>
          <w:color w:val="auto"/>
          <w:sz w:val="20"/>
          <w:szCs w:val="20"/>
        </w:rPr>
        <w:t>s</w:t>
      </w:r>
      <w:r w:rsidRPr="00927B68">
        <w:rPr>
          <w:rFonts w:ascii="Times New Roman" w:hAnsi="Times New Roman" w:cs="Times New Roman"/>
          <w:color w:val="auto"/>
          <w:sz w:val="20"/>
          <w:szCs w:val="20"/>
        </w:rPr>
        <w:t xml:space="preserve"> Table </w:t>
      </w:r>
      <w:r>
        <w:rPr>
          <w:rFonts w:ascii="Times New Roman" w:hAnsi="Times New Roman" w:cs="Times New Roman"/>
          <w:color w:val="auto"/>
          <w:sz w:val="20"/>
          <w:szCs w:val="20"/>
        </w:rPr>
        <w:t>1</w:t>
      </w:r>
      <w:r w:rsidRPr="00927B68">
        <w:rPr>
          <w:rFonts w:ascii="Times New Roman" w:hAnsi="Times New Roman" w:cs="Times New Roman"/>
          <w:color w:val="auto"/>
          <w:sz w:val="20"/>
          <w:szCs w:val="20"/>
        </w:rPr>
        <w:t>.</w:t>
      </w:r>
      <w:r>
        <w:rPr>
          <w:rFonts w:ascii="Times New Roman" w:hAnsi="Times New Roman" w:cs="Times New Roman"/>
          <w:color w:val="auto"/>
          <w:sz w:val="20"/>
          <w:szCs w:val="20"/>
        </w:rPr>
        <w:t xml:space="preserve"> </w:t>
      </w:r>
      <w:ins w:id="434" w:author="Polacko, Matt (2017)" w:date="2022-05-26T16:44:00Z">
        <w:r w:rsidR="0035726C">
          <w:rPr>
            <w:rFonts w:ascii="Times New Roman" w:hAnsi="Times New Roman" w:cs="Times New Roman"/>
            <w:color w:val="auto"/>
            <w:sz w:val="20"/>
            <w:szCs w:val="20"/>
          </w:rPr>
          <w:t>To ease interpretation h</w:t>
        </w:r>
      </w:ins>
      <w:del w:id="435" w:author="Polacko, Matt (2017)" w:date="2022-05-26T16:44:00Z">
        <w:r w:rsidDel="0035726C">
          <w:rPr>
            <w:rFonts w:ascii="Times New Roman" w:hAnsi="Times New Roman" w:cs="Times New Roman"/>
            <w:color w:val="auto"/>
            <w:sz w:val="20"/>
            <w:szCs w:val="20"/>
          </w:rPr>
          <w:delText>H</w:delText>
        </w:r>
      </w:del>
      <w:r>
        <w:rPr>
          <w:rFonts w:ascii="Times New Roman" w:hAnsi="Times New Roman" w:cs="Times New Roman"/>
          <w:color w:val="auto"/>
          <w:sz w:val="20"/>
          <w:szCs w:val="20"/>
        </w:rPr>
        <w:t>igher redistribution levels indicate more positive redistribution sentiment</w:t>
      </w:r>
      <w:ins w:id="436" w:author="Polacko, Matt (2017)" w:date="2022-05-26T16:44:00Z">
        <w:r w:rsidR="00BA76B8">
          <w:rPr>
            <w:rFonts w:ascii="Times New Roman" w:hAnsi="Times New Roman" w:cs="Times New Roman"/>
            <w:color w:val="auto"/>
            <w:sz w:val="20"/>
            <w:szCs w:val="20"/>
          </w:rPr>
          <w:t>, as recoded (R-L</w:t>
        </w:r>
      </w:ins>
      <w:ins w:id="437" w:author="Polacko, Matt (2017)" w:date="2022-05-26T16:45:00Z">
        <w:r w:rsidR="00BA76B8">
          <w:rPr>
            <w:rFonts w:ascii="Times New Roman" w:hAnsi="Times New Roman" w:cs="Times New Roman"/>
            <w:color w:val="auto"/>
            <w:sz w:val="20"/>
            <w:szCs w:val="20"/>
          </w:rPr>
          <w:t>)</w:t>
        </w:r>
      </w:ins>
      <w:del w:id="438" w:author="Polacko, Matt (2017)" w:date="2022-05-26T16:44:00Z">
        <w:r w:rsidDel="00BA76B8">
          <w:rPr>
            <w:rFonts w:ascii="Times New Roman" w:hAnsi="Times New Roman" w:cs="Times New Roman"/>
            <w:color w:val="auto"/>
            <w:sz w:val="20"/>
            <w:szCs w:val="20"/>
          </w:rPr>
          <w:delText xml:space="preserve"> here</w:delText>
        </w:r>
      </w:del>
      <w:r>
        <w:rPr>
          <w:rFonts w:ascii="Times New Roman" w:hAnsi="Times New Roman" w:cs="Times New Roman"/>
          <w:color w:val="auto"/>
          <w:sz w:val="20"/>
          <w:szCs w:val="20"/>
        </w:rPr>
        <w:t>.</w:t>
      </w:r>
      <w:r w:rsidRPr="00927B68">
        <w:rPr>
          <w:rFonts w:ascii="Times New Roman" w:hAnsi="Times New Roman" w:cs="Times New Roman"/>
          <w:color w:val="auto"/>
          <w:sz w:val="20"/>
          <w:szCs w:val="20"/>
        </w:rPr>
        <w:t xml:space="preserve"> See Appendix A4 for table</w:t>
      </w:r>
      <w:r>
        <w:rPr>
          <w:rFonts w:ascii="Times New Roman" w:hAnsi="Times New Roman" w:cs="Times New Roman"/>
          <w:color w:val="auto"/>
          <w:sz w:val="20"/>
          <w:szCs w:val="20"/>
        </w:rPr>
        <w:t>.</w:t>
      </w:r>
    </w:p>
    <w:p w14:paraId="74B0EB89" w14:textId="77777777" w:rsidR="00DA5E15" w:rsidRPr="005875AB" w:rsidRDefault="00DA5E15" w:rsidP="00DD538A">
      <w:pPr>
        <w:jc w:val="both"/>
        <w:divId w:val="307175986"/>
        <w:rPr>
          <w:rFonts w:ascii="Times New Roman" w:eastAsia="Times New Roman" w:hAnsi="Times New Roman" w:cs="Times New Roman"/>
        </w:rPr>
      </w:pPr>
    </w:p>
    <w:p w14:paraId="31BB819D" w14:textId="268DFDDA" w:rsidR="00C3735B" w:rsidRPr="00B0105C" w:rsidRDefault="6FAFCB44" w:rsidP="004B32D5">
      <w:pPr>
        <w:ind w:firstLine="720"/>
        <w:jc w:val="both"/>
        <w:divId w:val="307175986"/>
        <w:rPr>
          <w:rFonts w:ascii="Times New Roman" w:eastAsia="Times New Roman" w:hAnsi="Times New Roman" w:cs="Times New Roman"/>
        </w:rPr>
      </w:pPr>
      <w:r w:rsidRPr="6FAFCB44">
        <w:rPr>
          <w:rFonts w:ascii="Times New Roman" w:eastAsia="Times New Roman" w:hAnsi="Times New Roman" w:cs="Times New Roman"/>
        </w:rPr>
        <w:t>We note the following. First, there were no significant interactions between redistribution and degree status in relation to Liberal votin</w:t>
      </w:r>
      <w:r w:rsidR="00DE34EA">
        <w:rPr>
          <w:rFonts w:ascii="Times New Roman" w:eastAsia="Times New Roman" w:hAnsi="Times New Roman" w:cs="Times New Roman"/>
        </w:rPr>
        <w:t>g</w:t>
      </w:r>
      <w:ins w:id="439" w:author="Polacko, Matt (2017)" w:date="2022-05-26T14:08:00Z">
        <w:r w:rsidR="002D30F8">
          <w:rPr>
            <w:rFonts w:ascii="Times New Roman" w:eastAsia="Times New Roman" w:hAnsi="Times New Roman" w:cs="Times New Roman"/>
          </w:rPr>
          <w:t>,</w:t>
        </w:r>
      </w:ins>
      <w:del w:id="440" w:author="Polacko, Matt (2017)" w:date="2022-05-26T14:08:00Z">
        <w:r w:rsidR="00DE34EA" w:rsidDel="002D30F8">
          <w:rPr>
            <w:rFonts w:ascii="Times New Roman" w:eastAsia="Times New Roman" w:hAnsi="Times New Roman" w:cs="Times New Roman"/>
          </w:rPr>
          <w:delText>;</w:delText>
        </w:r>
      </w:del>
      <w:r w:rsidR="00DE34EA">
        <w:rPr>
          <w:rFonts w:ascii="Times New Roman" w:eastAsia="Times New Roman" w:hAnsi="Times New Roman" w:cs="Times New Roman"/>
        </w:rPr>
        <w:t xml:space="preserve"> instead, t</w:t>
      </w:r>
      <w:r w:rsidRPr="6FAFCB44">
        <w:rPr>
          <w:rFonts w:ascii="Times New Roman" w:eastAsia="Times New Roman" w:hAnsi="Times New Roman" w:cs="Times New Roman"/>
        </w:rPr>
        <w:t xml:space="preserve">here is a consistently small negative effect. Similarly, the interaction is consistently negative for the Conservatives, but it becomes statistically significant post-2000. However, the interactions are significant for the NDP in each period and the coefficient roughly doubles in size over time. This suggests that those with degrees who vote for the NDP have become increasingly strongly motivated by redistributionist preferences, controlling for both dimensions. By contrast, both Liberal and Conservative degree holders are less likely to be in favour of redistribution, compared to the average. </w:t>
      </w:r>
      <w:r w:rsidRPr="6FAFCB44">
        <w:rPr>
          <w:rFonts w:ascii="Times New Roman" w:hAnsi="Times New Roman" w:cs="Times New Roman"/>
        </w:rPr>
        <w:t xml:space="preserve">Moreover, we also ran degree interactions with immigration and moral traditionalism as a comparison. We see much reduced effects and is only significant for the NDP in the </w:t>
      </w:r>
      <w:del w:id="441" w:author="Matt Polacko" w:date="2022-05-27T10:53:00Z">
        <w:r w:rsidRPr="6FAFCB44">
          <w:rPr>
            <w:rFonts w:ascii="Times New Roman" w:hAnsi="Times New Roman" w:cs="Times New Roman"/>
          </w:rPr>
          <w:delText>2000s</w:delText>
        </w:r>
      </w:del>
      <w:ins w:id="442" w:author="Matt Polacko" w:date="2022-05-27T10:53:00Z">
        <w:r w:rsidRPr="6FAFCB44">
          <w:rPr>
            <w:rFonts w:ascii="Times New Roman" w:hAnsi="Times New Roman" w:cs="Times New Roman"/>
          </w:rPr>
          <w:t>2000</w:t>
        </w:r>
      </w:ins>
      <w:ins w:id="443" w:author="Polacko, Matt (2017)" w:date="2022-05-26T14:09:00Z">
        <w:r w:rsidR="002D30F8">
          <w:rPr>
            <w:rFonts w:ascii="Times New Roman" w:hAnsi="Times New Roman" w:cs="Times New Roman"/>
          </w:rPr>
          <w:t xml:space="preserve"> to 2009 period</w:t>
        </w:r>
      </w:ins>
      <w:del w:id="444" w:author="Polacko, Matt (2017)" w:date="2022-05-26T14:09:00Z">
        <w:r w:rsidRPr="6FAFCB44" w:rsidDel="002D30F8">
          <w:rPr>
            <w:rFonts w:ascii="Times New Roman" w:hAnsi="Times New Roman" w:cs="Times New Roman"/>
          </w:rPr>
          <w:delText>s</w:delText>
        </w:r>
      </w:del>
      <w:r w:rsidRPr="6FAFCB44">
        <w:rPr>
          <w:rFonts w:ascii="Times New Roman" w:hAnsi="Times New Roman" w:cs="Times New Roman"/>
        </w:rPr>
        <w:t xml:space="preserve">. </w:t>
      </w:r>
    </w:p>
    <w:p w14:paraId="60FDE38B" w14:textId="7A2CE8F3" w:rsidR="00350A47" w:rsidRDefault="6FAFCB44" w:rsidP="00414739">
      <w:pPr>
        <w:ind w:firstLine="720"/>
        <w:jc w:val="both"/>
        <w:divId w:val="307175986"/>
        <w:rPr>
          <w:rFonts w:ascii="Times New Roman" w:hAnsi="Times New Roman" w:cs="Times New Roman"/>
        </w:rPr>
      </w:pPr>
      <w:r w:rsidRPr="6FAFCB44">
        <w:rPr>
          <w:rFonts w:ascii="Times New Roman" w:hAnsi="Times New Roman" w:cs="Times New Roman"/>
        </w:rPr>
        <w:t xml:space="preserve">These findings have two consequences for the existing literature. On the one hand, these findings offer a corrective to Abou-Chadi and Hix (2021) who argue that that the Brahmin Left is capable of sustained support for redistribution because educated leftist voters are more redistributive than uneducated voters. But this finding did not distinguish between parties of the left </w:t>
      </w:r>
      <w:del w:id="445" w:author="Simon Kiss" w:date="2022-05-26T14:25:00Z">
        <w:r w:rsidRPr="6FAFCB44">
          <w:rPr>
            <w:rFonts w:ascii="Times New Roman" w:hAnsi="Times New Roman" w:cs="Times New Roman"/>
          </w:rPr>
          <w:delText>block</w:delText>
        </w:r>
      </w:del>
      <w:ins w:id="446" w:author="Simon Kiss" w:date="2022-05-26T14:25:00Z">
        <w:r w:rsidR="00FB3145">
          <w:rPr>
            <w:rFonts w:ascii="Times New Roman" w:hAnsi="Times New Roman" w:cs="Times New Roman"/>
          </w:rPr>
          <w:t>bloc</w:t>
        </w:r>
      </w:ins>
      <w:r w:rsidRPr="6FAFCB44">
        <w:rPr>
          <w:rFonts w:ascii="Times New Roman" w:hAnsi="Times New Roman" w:cs="Times New Roman"/>
        </w:rPr>
        <w:t xml:space="preserve">. Here, we note that educated leftists </w:t>
      </w:r>
      <w:r w:rsidRPr="6FAFCB44">
        <w:rPr>
          <w:rFonts w:ascii="Times New Roman" w:hAnsi="Times New Roman" w:cs="Times New Roman"/>
          <w:i/>
          <w:iCs/>
        </w:rPr>
        <w:t>who vote for the NDP</w:t>
      </w:r>
      <w:r w:rsidRPr="6FAFCB44">
        <w:rPr>
          <w:rFonts w:ascii="Times New Roman" w:hAnsi="Times New Roman" w:cs="Times New Roman"/>
        </w:rPr>
        <w:t xml:space="preserve"> are committed to redistribution but educated voters who vote for the Liberals are less so. This raises the question of who dominates inside the broader NDP-Liberal universe in Canada. Moreover, this demonstrates something distinct again from the “cultural” voting identified by </w:t>
      </w:r>
      <w:proofErr w:type="spellStart"/>
      <w:r w:rsidRPr="6FAFCB44">
        <w:rPr>
          <w:rFonts w:ascii="Times New Roman" w:hAnsi="Times New Roman" w:cs="Times New Roman"/>
        </w:rPr>
        <w:t>Houtman</w:t>
      </w:r>
      <w:proofErr w:type="spellEnd"/>
      <w:r w:rsidRPr="6FAFCB44">
        <w:rPr>
          <w:rFonts w:ascii="Times New Roman" w:hAnsi="Times New Roman" w:cs="Times New Roman"/>
        </w:rPr>
        <w:t xml:space="preserve">, </w:t>
      </w:r>
      <w:proofErr w:type="spellStart"/>
      <w:r w:rsidRPr="6FAFCB44">
        <w:rPr>
          <w:rFonts w:ascii="Times New Roman" w:hAnsi="Times New Roman" w:cs="Times New Roman"/>
        </w:rPr>
        <w:t>Achterberg</w:t>
      </w:r>
      <w:proofErr w:type="spellEnd"/>
      <w:r w:rsidRPr="6FAFCB44">
        <w:rPr>
          <w:rFonts w:ascii="Times New Roman" w:hAnsi="Times New Roman" w:cs="Times New Roman"/>
        </w:rPr>
        <w:t xml:space="preserve">, and Derks (2009). These scholars identified a pattern whereby those with high levels of education were led to support the left out of second-dimension concerns for individual liberty. We find that *not* to be the case; instead, we find that voters with high levels of education who choose the NDP are led to do so more so out of commitments to redistribution, than out of commitments to individual liberty. That said, the increased commitments to redistribution by degree holding voters who vote for the left, is only demonstrated by voters for the </w:t>
      </w:r>
      <w:del w:id="447" w:author="Polacko, Matt (2017)" w:date="2022-05-26T14:10:00Z">
        <w:r w:rsidRPr="6FAFCB44" w:rsidDel="002D30F8">
          <w:rPr>
            <w:rFonts w:ascii="Times New Roman" w:hAnsi="Times New Roman" w:cs="Times New Roman"/>
          </w:rPr>
          <w:delText>New Democratic Party</w:delText>
        </w:r>
      </w:del>
      <w:ins w:id="448" w:author="Polacko, Matt (2017)" w:date="2022-05-26T14:10:00Z">
        <w:r w:rsidR="002D30F8">
          <w:rPr>
            <w:rFonts w:ascii="Times New Roman" w:hAnsi="Times New Roman" w:cs="Times New Roman"/>
          </w:rPr>
          <w:t>NDP</w:t>
        </w:r>
      </w:ins>
      <w:r w:rsidRPr="6FAFCB44">
        <w:rPr>
          <w:rFonts w:ascii="Times New Roman" w:hAnsi="Times New Roman" w:cs="Times New Roman"/>
        </w:rPr>
        <w:t>, not by voters for the Liberals. This fits with what we know of the Liberal Party as a highly unusual, amorphous, and anti-ideological party of the center (Cochrane, 2010; Johnston 2017). Thus, comparative scholars should be cautious interpreting the Liberal Party as a party of the left.</w:t>
      </w:r>
      <w:del w:id="449" w:author="Polacko, Matt (2017)" w:date="2022-05-26T15:23:00Z">
        <w:r w:rsidRPr="6FAFCB44" w:rsidDel="00907941">
          <w:rPr>
            <w:rFonts w:ascii="Times New Roman" w:hAnsi="Times New Roman" w:cs="Times New Roman"/>
          </w:rPr>
          <w:delText xml:space="preserve"> In the next section, we investigate this further by examining the links between political demand and supply, through the actual policy offerings of the parties.</w:delText>
        </w:r>
      </w:del>
    </w:p>
    <w:p w14:paraId="7A243ABB" w14:textId="66D1E62E" w:rsidR="00FB3058" w:rsidRDefault="00FB3058" w:rsidP="00792C8F">
      <w:pPr>
        <w:ind w:firstLine="720"/>
        <w:jc w:val="both"/>
        <w:divId w:val="307175986"/>
        <w:rPr>
          <w:rFonts w:ascii="Times New Roman" w:hAnsi="Times New Roman" w:cs="Times New Roman"/>
        </w:rPr>
      </w:pPr>
      <w:r>
        <w:rPr>
          <w:rFonts w:ascii="Times New Roman" w:hAnsi="Times New Roman" w:cs="Times New Roman"/>
        </w:rPr>
        <w:t>Although there</w:t>
      </w:r>
      <w:r w:rsidRPr="005875AB">
        <w:rPr>
          <w:rFonts w:ascii="Times New Roman" w:hAnsi="Times New Roman" w:cs="Times New Roman"/>
        </w:rPr>
        <w:t xml:space="preserve"> is widespread support for redistribution across degree </w:t>
      </w:r>
      <w:del w:id="450" w:author="Polacko, Matt (2017)" w:date="2022-05-26T14:12:00Z">
        <w:r w:rsidRPr="005875AB" w:rsidDel="00E3422A">
          <w:rPr>
            <w:rFonts w:ascii="Times New Roman" w:hAnsi="Times New Roman" w:cs="Times New Roman"/>
          </w:rPr>
          <w:delText xml:space="preserve">status </w:delText>
        </w:r>
      </w:del>
      <w:r w:rsidRPr="005875AB">
        <w:rPr>
          <w:rFonts w:ascii="Times New Roman" w:hAnsi="Times New Roman" w:cs="Times New Roman"/>
        </w:rPr>
        <w:t xml:space="preserve">and </w:t>
      </w:r>
      <w:r>
        <w:rPr>
          <w:rFonts w:ascii="Times New Roman" w:hAnsi="Times New Roman" w:cs="Times New Roman"/>
        </w:rPr>
        <w:t>income</w:t>
      </w:r>
      <w:r w:rsidRPr="005875AB">
        <w:rPr>
          <w:rFonts w:ascii="Times New Roman" w:hAnsi="Times New Roman" w:cs="Times New Roman"/>
        </w:rPr>
        <w:t xml:space="preserve"> status, </w:t>
      </w:r>
      <w:r w:rsidR="00841E85">
        <w:rPr>
          <w:rFonts w:ascii="Times New Roman" w:hAnsi="Times New Roman" w:cs="Times New Roman"/>
        </w:rPr>
        <w:t xml:space="preserve">it </w:t>
      </w:r>
      <w:r w:rsidRPr="005875AB">
        <w:rPr>
          <w:rFonts w:ascii="Times New Roman" w:hAnsi="Times New Roman" w:cs="Times New Roman"/>
        </w:rPr>
        <w:t xml:space="preserve">is </w:t>
      </w:r>
      <w:del w:id="451" w:author="Simon Kiss" w:date="2022-05-26T15:02:00Z">
        <w:r w:rsidRPr="005875AB">
          <w:rPr>
            <w:rFonts w:ascii="Times New Roman" w:hAnsi="Times New Roman" w:cs="Times New Roman"/>
          </w:rPr>
          <w:delText xml:space="preserve">self-evident that </w:delText>
        </w:r>
      </w:del>
      <w:r w:rsidRPr="005875AB">
        <w:rPr>
          <w:rFonts w:ascii="Times New Roman" w:hAnsi="Times New Roman" w:cs="Times New Roman"/>
        </w:rPr>
        <w:t xml:space="preserve">Canadian efforts at addressing income gaps have not followed public preferences. If anything, the shift to neoliberal macroeconomic policy that has allowed inequality to grow has increased support for redistribution </w:t>
      </w:r>
      <w:r w:rsidRPr="005875AB">
        <w:rPr>
          <w:rFonts w:ascii="Times New Roman" w:hAnsi="Times New Roman" w:cs="Times New Roman"/>
        </w:rPr>
        <w:fldChar w:fldCharType="begin"/>
      </w:r>
      <w:r w:rsidRPr="005875AB">
        <w:rPr>
          <w:rFonts w:ascii="Times New Roman" w:hAnsi="Times New Roman" w:cs="Times New Roman"/>
        </w:rPr>
        <w:instrText xml:space="preserve"> ADDIN ZOTERO_ITEM CSL_CITATION {"citationID":"MpIRshpR","properties":{"formattedCitation":"(Sealey and Andersen 2015)","plainCitation":"(Sealey and Andersen 2015)","noteIndex":0},"citationItems":[{"id":42,"uris":["http://zotero.org/users/4203446/items/3W64HDQM"],"itemData":{"id":42,"type":"article-journal","abstract":"Using Canadian Election Study data, we explore the relationship between income inequality and popular support for redistribution in Canada between 1993 and 2008. We demonstrate that the relationship between inequality and attitudes toward redistribution tends to be positive within provinces but negative across them. We argue that two markedly different mechanisms explain this discrepancy. First, within any particular political and economic context, people are more likely to benefit from redistribution, and hence support it, when inequality is high. Second, both inequality and attitudes toward redistribution are affected by characteristics unique to provincial political cultures, which results in attitudes toward redistribution having a different baseline depending on the province. We end with a discussion of the policy implications of these findings.","container-title":"Canadian Public Policy","DOI":"10.3138/cpp.2014-007","ISSN":"0317-0861","issue":"1","note":"publisher: University of Toronto Press","page":"51-64","source":"utpjournals.press (Atypon)","title":"Income Inequality and Popular Support for Redistributive Policies in Canada, 1993–2008","volume":"41","author":[{"family":"Sealey","given":"Anthony"},{"family":"Andersen","given":"Robert"}],"issued":{"date-parts":[["2015",3,1]]},"citation-key":"sealeyIncomeInequalityPopular2015"}}],"schema":"https://github.com/citation-style-language/schema/raw/master/csl-citation.json"} </w:instrText>
      </w:r>
      <w:r w:rsidRPr="005875AB">
        <w:rPr>
          <w:rFonts w:ascii="Times New Roman" w:hAnsi="Times New Roman" w:cs="Times New Roman"/>
        </w:rPr>
        <w:fldChar w:fldCharType="separate"/>
      </w:r>
      <w:r w:rsidRPr="005875AB">
        <w:rPr>
          <w:rFonts w:ascii="Times New Roman" w:hAnsi="Times New Roman" w:cs="Times New Roman"/>
          <w:noProof/>
        </w:rPr>
        <w:t>(Sealey and Andersen 2015)</w:t>
      </w:r>
      <w:r w:rsidRPr="005875AB">
        <w:rPr>
          <w:rFonts w:ascii="Times New Roman" w:hAnsi="Times New Roman" w:cs="Times New Roman"/>
        </w:rPr>
        <w:fldChar w:fldCharType="end"/>
      </w:r>
      <w:r w:rsidRPr="005875AB">
        <w:rPr>
          <w:rFonts w:ascii="Times New Roman" w:hAnsi="Times New Roman" w:cs="Times New Roman"/>
        </w:rPr>
        <w:t xml:space="preserve">. Instead, it appears that party offerings are essential to get voters preferences for redistribution to shape policy </w:t>
      </w:r>
      <w:r w:rsidRPr="005875AB">
        <w:rPr>
          <w:rFonts w:ascii="Times New Roman" w:hAnsi="Times New Roman" w:cs="Times New Roman"/>
        </w:rPr>
        <w:fldChar w:fldCharType="begin"/>
      </w:r>
      <w:r w:rsidRPr="005875AB">
        <w:rPr>
          <w:rFonts w:ascii="Times New Roman" w:hAnsi="Times New Roman" w:cs="Times New Roman"/>
        </w:rPr>
        <w:instrText xml:space="preserve"> ADDIN ZOTERO_ITEM CSL_CITATION {"citationID":"Tu46HWRJ","properties":{"formattedCitation":"(Polacko 2020)","plainCitation":"(Polacko 2020)","noteIndex":0},"citationItems":[{"id":41,"uris":["http://zotero.org/users/4203446/items/Z69H3LLG"],"itemData":{"id":41,"type":"article-journal","container-title":"American Behavioral Scientist","issue":"9","note":"publisher: SAGE Publications Sage CA: Los Angeles, CA","page":"1324–1347","source":"Google Scholar","title":"Party Positions, Income Inequality, and Voter Turnout in Canada, 1984-2015","volume":"64","author":[{"family":"Polacko","given":"Matthew"}],"issued":{"date-parts":[["2020"]]},"citation-key":"polackoPartyPositionsIncome2020"}}],"schema":"https://github.com/citation-style-language/schema/raw/master/csl-citation.json"} </w:instrText>
      </w:r>
      <w:r w:rsidRPr="005875AB">
        <w:rPr>
          <w:rFonts w:ascii="Times New Roman" w:hAnsi="Times New Roman" w:cs="Times New Roman"/>
        </w:rPr>
        <w:fldChar w:fldCharType="separate"/>
      </w:r>
      <w:r w:rsidRPr="005875AB">
        <w:rPr>
          <w:rFonts w:ascii="Times New Roman" w:hAnsi="Times New Roman" w:cs="Times New Roman"/>
          <w:noProof/>
        </w:rPr>
        <w:t>(Polacko 2020)</w:t>
      </w:r>
      <w:r w:rsidRPr="005875AB">
        <w:rPr>
          <w:rFonts w:ascii="Times New Roman" w:hAnsi="Times New Roman" w:cs="Times New Roman"/>
        </w:rPr>
        <w:fldChar w:fldCharType="end"/>
      </w:r>
      <w:r w:rsidRPr="005875AB">
        <w:rPr>
          <w:rFonts w:ascii="Times New Roman" w:hAnsi="Times New Roman" w:cs="Times New Roman"/>
        </w:rPr>
        <w:t>. Thus, the finding that educated leftists support redistribution at greater rates</w:t>
      </w:r>
      <w:ins w:id="452" w:author="Matt Polacko" w:date="2022-05-27T10:53:00Z">
        <w:r w:rsidRPr="005875AB">
          <w:rPr>
            <w:rFonts w:ascii="Times New Roman" w:hAnsi="Times New Roman" w:cs="Times New Roman"/>
          </w:rPr>
          <w:t xml:space="preserve"> </w:t>
        </w:r>
      </w:ins>
      <w:ins w:id="453" w:author="Polacko, Matt (2017)" w:date="2022-05-26T17:58:00Z">
        <w:r w:rsidR="00503EFA">
          <w:rPr>
            <w:rFonts w:ascii="Times New Roman" w:hAnsi="Times New Roman" w:cs="Times New Roman"/>
          </w:rPr>
          <w:t xml:space="preserve">(albeit slightly) </w:t>
        </w:r>
      </w:ins>
      <w:r w:rsidRPr="005875AB">
        <w:rPr>
          <w:rFonts w:ascii="Times New Roman" w:hAnsi="Times New Roman" w:cs="Times New Roman"/>
        </w:rPr>
        <w:t xml:space="preserve">is not enough, on its own, to demonstrate that the increasing educational cleavage documented in Canada and elsewhere, </w:t>
      </w:r>
      <w:r>
        <w:rPr>
          <w:rFonts w:ascii="Times New Roman" w:hAnsi="Times New Roman" w:cs="Times New Roman"/>
        </w:rPr>
        <w:t>is</w:t>
      </w:r>
      <w:r w:rsidRPr="005875AB">
        <w:rPr>
          <w:rFonts w:ascii="Times New Roman" w:hAnsi="Times New Roman" w:cs="Times New Roman"/>
        </w:rPr>
        <w:t xml:space="preserve"> not implicated in worsening problems of income inequality. Much more goes into public policy than voter preferences.</w:t>
      </w:r>
      <w:r w:rsidR="001970F9">
        <w:rPr>
          <w:rFonts w:ascii="Times New Roman" w:hAnsi="Times New Roman" w:cs="Times New Roman"/>
        </w:rPr>
        <w:t xml:space="preserve"> In the next section, we investigate </w:t>
      </w:r>
      <w:ins w:id="454" w:author="Polacko, Matt (2017)" w:date="2022-05-26T15:23:00Z">
        <w:r w:rsidR="00907941">
          <w:rPr>
            <w:rFonts w:ascii="Times New Roman" w:hAnsi="Times New Roman" w:cs="Times New Roman"/>
          </w:rPr>
          <w:t xml:space="preserve">the </w:t>
        </w:r>
        <w:r w:rsidR="00907941" w:rsidRPr="6FAFCB44">
          <w:rPr>
            <w:rFonts w:ascii="Times New Roman" w:hAnsi="Times New Roman" w:cs="Times New Roman"/>
          </w:rPr>
          <w:t>links between political demand and supply, through the actual policy offerings of the parties.</w:t>
        </w:r>
      </w:ins>
      <w:del w:id="455" w:author="Polacko, Matt (2017)" w:date="2022-05-26T15:23:00Z">
        <w:r w:rsidR="001970F9" w:rsidDel="00907941">
          <w:rPr>
            <w:rFonts w:ascii="Times New Roman" w:hAnsi="Times New Roman" w:cs="Times New Roman"/>
          </w:rPr>
          <w:delText>party supply.</w:delText>
        </w:r>
      </w:del>
    </w:p>
    <w:p w14:paraId="330B0260" w14:textId="03B21A16" w:rsidR="00797DBC" w:rsidRPr="005875AB" w:rsidRDefault="00797DBC" w:rsidP="00350A47">
      <w:pPr>
        <w:ind w:firstLine="720"/>
        <w:jc w:val="both"/>
        <w:divId w:val="307175986"/>
        <w:rPr>
          <w:rFonts w:ascii="Times New Roman" w:hAnsi="Times New Roman" w:cs="Times New Roman"/>
        </w:rPr>
      </w:pPr>
    </w:p>
    <w:p w14:paraId="216F02E9" w14:textId="47E0AE5E" w:rsidR="00797DBC" w:rsidRPr="000F33F6" w:rsidRDefault="003B1B35" w:rsidP="000F33F6">
      <w:pPr>
        <w:pStyle w:val="Heading2"/>
        <w:divId w:val="307175986"/>
      </w:pPr>
      <w:r w:rsidRPr="005875AB">
        <w:t>Party Supply</w:t>
      </w:r>
    </w:p>
    <w:p w14:paraId="7B623E71" w14:textId="77777777" w:rsidR="00E3422A" w:rsidRDefault="00E3422A" w:rsidP="00E3422A">
      <w:pPr>
        <w:jc w:val="both"/>
        <w:divId w:val="307175986"/>
        <w:rPr>
          <w:ins w:id="456" w:author="Polacko, Matt (2017)" w:date="2022-05-26T14:13:00Z"/>
          <w:rFonts w:ascii="Times New Roman" w:hAnsi="Times New Roman" w:cs="Times New Roman"/>
        </w:rPr>
      </w:pPr>
    </w:p>
    <w:p w14:paraId="340C228A" w14:textId="48B787B9" w:rsidR="000F33F6" w:rsidDel="008110F4" w:rsidRDefault="00623AF9" w:rsidP="008C5E1F">
      <w:pPr>
        <w:jc w:val="both"/>
        <w:divId w:val="307175986"/>
        <w:rPr>
          <w:del w:id="457" w:author="Polacko, Matt (2017)" w:date="2022-05-26T18:12:00Z"/>
          <w:rFonts w:ascii="Times New Roman" w:hAnsi="Times New Roman" w:cs="Times New Roman"/>
        </w:rPr>
      </w:pPr>
      <w:r>
        <w:rPr>
          <w:rFonts w:ascii="Times New Roman" w:hAnsi="Times New Roman" w:cs="Times New Roman"/>
        </w:rPr>
        <w:lastRenderedPageBreak/>
        <w:t xml:space="preserve">To investigate the interaction of party supply and voter demand on economic and social dimensions, we drew data from the Manifesto Project (MARPOR). </w:t>
      </w:r>
      <w:r w:rsidR="0076620F">
        <w:rPr>
          <w:rFonts w:ascii="Times New Roman" w:hAnsi="Times New Roman" w:cs="Times New Roman"/>
        </w:rPr>
        <w:t>At a first cut</w:t>
      </w:r>
      <w:r w:rsidR="00B67E16">
        <w:rPr>
          <w:rFonts w:ascii="Times New Roman" w:hAnsi="Times New Roman" w:cs="Times New Roman"/>
        </w:rPr>
        <w:t xml:space="preserve">, we examine the relative volume </w:t>
      </w:r>
      <w:r w:rsidR="007C7D3D">
        <w:rPr>
          <w:rFonts w:ascii="Times New Roman" w:hAnsi="Times New Roman" w:cs="Times New Roman"/>
        </w:rPr>
        <w:t xml:space="preserve">each party has dedicated to </w:t>
      </w:r>
      <w:r w:rsidR="00B67E16">
        <w:rPr>
          <w:rFonts w:ascii="Times New Roman" w:hAnsi="Times New Roman" w:cs="Times New Roman"/>
        </w:rPr>
        <w:t xml:space="preserve">first and second-dimension issues </w:t>
      </w:r>
      <w:r w:rsidR="007C7D3D">
        <w:rPr>
          <w:rFonts w:ascii="Times New Roman" w:hAnsi="Times New Roman" w:cs="Times New Roman"/>
        </w:rPr>
        <w:t xml:space="preserve">in its manifestos. </w:t>
      </w:r>
      <w:r w:rsidR="00DC1DC3">
        <w:rPr>
          <w:rFonts w:ascii="Times New Roman" w:hAnsi="Times New Roman" w:cs="Times New Roman"/>
        </w:rPr>
        <w:t xml:space="preserve">We used two scales of economic and social issues that have been used in the literature (see Appendix 3 for details). </w:t>
      </w:r>
      <w:r w:rsidR="00A76587">
        <w:rPr>
          <w:rFonts w:ascii="Times New Roman" w:hAnsi="Times New Roman" w:cs="Times New Roman"/>
        </w:rPr>
        <w:t xml:space="preserve">The volume of attention dedicated to </w:t>
      </w:r>
      <w:proofErr w:type="gramStart"/>
      <w:r w:rsidR="00A76587">
        <w:rPr>
          <w:rFonts w:ascii="Times New Roman" w:hAnsi="Times New Roman" w:cs="Times New Roman"/>
        </w:rPr>
        <w:t>particular issues</w:t>
      </w:r>
      <w:proofErr w:type="gramEnd"/>
      <w:r w:rsidR="00A76587">
        <w:rPr>
          <w:rFonts w:ascii="Times New Roman" w:hAnsi="Times New Roman" w:cs="Times New Roman"/>
        </w:rPr>
        <w:t xml:space="preserve"> can be an essential way to understand the relationships between voters and parties. The entire literature on agenda-setting emphasizes the way in which the amount of attention dedicated to any given policy issue is an essential feature of power and its exercise</w:t>
      </w:r>
      <w:del w:id="458" w:author="Polacko, Matt (2017)" w:date="2022-05-26T15:25:00Z">
        <w:r w:rsidR="00A76587" w:rsidDel="00907941">
          <w:rPr>
            <w:rFonts w:ascii="Times New Roman" w:hAnsi="Times New Roman" w:cs="Times New Roman"/>
          </w:rPr>
          <w:delText xml:space="preserve"> </w:delText>
        </w:r>
        <w:r w:rsidR="00A05FB3" w:rsidDel="00907941">
          <w:rPr>
            <w:rFonts w:ascii="Times New Roman" w:hAnsi="Times New Roman" w:cs="Times New Roman"/>
          </w:rPr>
          <w:fldChar w:fldCharType="begin"/>
        </w:r>
        <w:r w:rsidR="00D104E2" w:rsidDel="00907941">
          <w:rPr>
            <w:rFonts w:ascii="Times New Roman" w:hAnsi="Times New Roman" w:cs="Times New Roman"/>
          </w:rPr>
          <w:delInstrText xml:space="preserve"> ADDIN ZOTERO_ITEM CSL_CITATION {"citationID":"n6oJ49w7","properties":{"formattedCitation":"(Baumgartner and Jones 2010; Manheim and Albritton 1984; Bachrach and Baratz 1962)","plainCitation":"(Baumgartner and Jones 2010; Manheim and Albritton 1984; Bachrach and Baratz 1962)","noteIndex":0},"citationItems":[{"id":3299,"uris":["http://zotero.org/users/4203446/items/Z8YUJDV9"],"itemData":{"id":3299,"type":"book","abstract":"When Agendas and Instability in American Politics appeared fifteen years ago, offering a profoundly original account of how policy issues rise and fall on the national agenda, the Journal of Politics predicted that it would “become a landmark study of public policy making and American politics.” That prediction proved true and, in this long-awaited second edition, Bryan Jones and Frank Baumgartner refine their influential argument and expand it to illuminate the workings of democracies beyond the United States. The authors retain all the substance of their contention that short-term, single-issue analyses cast public policy too narrowly as the result of cozy and dependable arrangements among politicians, interest groups, and the media. Jones and Baumgartner provide a different interpretation by taking the long view of several issues—including nuclear energy, urban affairs, smoking, and auto safety—to demonstrate that bursts of rapid, unpredictable policy change punctuate the patterns of stability more frequently associated with government. Featuring a new introduction and two additional chapters, this updated edition ensures that their findings will remain a touchstone of policy studies for many years to come.","ISBN":"978-0-226-03953-4","number-of-pages":"368","publisher":"University of Chicago Press","title":"Agendas and Instability in American Politics, Second Edition","URL":"http://books.google.ca/books?id=0WtEOcK_Y8wC&amp;printsec=frontcover&amp;dq=intitle:Agendas+and+instability+in+American+politics&amp;hl=&amp;cd=1&amp;source=gbs_api","author":[{"family":"Baumgartner","given":"Frank R"},{"family":"Jones","given":"Bryan D"}],"issued":{"date-parts":[["2010",3,15]]},"citation-key":"baumgartnerAgendasInstabilityAmerican2010"}},{"id":881,"uris":["http://zotero.org/users/4203446/items/IF52C2XB"],"itemData":{"id":881,"type":"article-journal","container-title":"The American Political Science Review","issue":"3","journalAbbreviation":"The American Political Science Review","page":"641-657","title":"Changing national images: International public relations and media agenda setting","volume":"78","author":[{"family":"Manheim","given":"JB"},{"family":"Albritton","given":"RB"}],"issued":{"date-parts":[["1984",1,1]]},"citation-key":"manheimChangingNationalImages1984"}},{"id":815,"uris":["http://zotero.org/users/4203446/items/ZMHTRIVK"],"itemData":{"id":815,"type":"article-journal","container-title":"American Political Science Review","DOI":"10.2307/1952796","ISSN":"0003-0554, 1537-5943","issue":"04","language":"en","page":"947-952","source":"CrossRef","title":"Two Faces of Power","volume":"56","author":[{"family":"Bachrach","given":"Peter"},{"family":"Baratz","given":"Morton S."}],"issued":{"date-parts":[["1962",12]]},"citation-key":"bachrachTwoFacesPower1962"}}],"schema":"https://github.com/citation-style-language/schema/raw/master/csl-citation.json"} </w:delInstrText>
        </w:r>
        <w:r w:rsidR="00A05FB3" w:rsidDel="00907941">
          <w:rPr>
            <w:rFonts w:ascii="Times New Roman" w:hAnsi="Times New Roman" w:cs="Times New Roman"/>
          </w:rPr>
          <w:fldChar w:fldCharType="separate"/>
        </w:r>
        <w:r w:rsidR="00D104E2" w:rsidDel="00907941">
          <w:rPr>
            <w:rFonts w:ascii="Times New Roman" w:hAnsi="Times New Roman" w:cs="Times New Roman"/>
            <w:noProof/>
          </w:rPr>
          <w:delText>(Baumgartner and Jones 2010; Manheim and Albritton 1984; Bachrach and Baratz 1962)</w:delText>
        </w:r>
        <w:r w:rsidR="00A05FB3" w:rsidDel="00907941">
          <w:rPr>
            <w:rFonts w:ascii="Times New Roman" w:hAnsi="Times New Roman" w:cs="Times New Roman"/>
          </w:rPr>
          <w:fldChar w:fldCharType="end"/>
        </w:r>
      </w:del>
      <w:del w:id="459" w:author="Matt Polacko" w:date="2022-05-27T10:53:00Z">
        <w:r w:rsidR="00A76587">
          <w:rPr>
            <w:rFonts w:ascii="Times New Roman" w:hAnsi="Times New Roman" w:cs="Times New Roman"/>
          </w:rPr>
          <w:delText>.</w:delText>
        </w:r>
      </w:del>
      <w:ins w:id="460" w:author="Polacko, Matt (2017)" w:date="2022-05-26T15:25:00Z">
        <w:r w:rsidR="00907941">
          <w:rPr>
            <w:rFonts w:ascii="Times New Roman" w:hAnsi="Times New Roman" w:cs="Times New Roman"/>
          </w:rPr>
          <w:t xml:space="preserve"> </w:t>
        </w:r>
        <w:r w:rsidR="00907941" w:rsidRPr="00907941">
          <w:rPr>
            <w:rFonts w:ascii="Times New Roman" w:hAnsi="Times New Roman" w:cs="Times New Roman"/>
          </w:rPr>
          <w:t xml:space="preserve">(Bachrach and </w:t>
        </w:r>
        <w:proofErr w:type="spellStart"/>
        <w:r w:rsidR="00907941" w:rsidRPr="00907941">
          <w:rPr>
            <w:rFonts w:ascii="Times New Roman" w:hAnsi="Times New Roman" w:cs="Times New Roman"/>
          </w:rPr>
          <w:t>Baratz</w:t>
        </w:r>
        <w:proofErr w:type="spellEnd"/>
        <w:r w:rsidR="00907941" w:rsidRPr="00907941">
          <w:rPr>
            <w:rFonts w:ascii="Times New Roman" w:hAnsi="Times New Roman" w:cs="Times New Roman"/>
          </w:rPr>
          <w:t xml:space="preserve"> 1962; Baumgartner and Jones 2010; Manheim and Albritton 1984)</w:t>
        </w:r>
      </w:ins>
      <w:ins w:id="461" w:author="Matt Polacko" w:date="2022-05-27T10:53:00Z">
        <w:r w:rsidR="00A76587">
          <w:rPr>
            <w:rFonts w:ascii="Times New Roman" w:hAnsi="Times New Roman" w:cs="Times New Roman"/>
          </w:rPr>
          <w:t>.</w:t>
        </w:r>
      </w:ins>
      <w:r w:rsidR="00A76587">
        <w:rPr>
          <w:rFonts w:ascii="Times New Roman" w:hAnsi="Times New Roman" w:cs="Times New Roman"/>
        </w:rPr>
        <w:t xml:space="preserve"> </w:t>
      </w:r>
      <w:del w:id="462" w:author="Polacko, Matt (2017)" w:date="2022-05-26T18:00:00Z">
        <w:r w:rsidR="00EC0A2C" w:rsidDel="004C7601">
          <w:rPr>
            <w:rFonts w:ascii="Times New Roman" w:hAnsi="Times New Roman" w:cs="Times New Roman"/>
          </w:rPr>
          <w:delText xml:space="preserve">Closer to the topic at hand, </w:delText>
        </w:r>
      </w:del>
      <w:r w:rsidR="00EC0A2C">
        <w:rPr>
          <w:rFonts w:ascii="Times New Roman" w:hAnsi="Times New Roman" w:cs="Times New Roman"/>
        </w:rPr>
        <w:t xml:space="preserve">Petry </w:t>
      </w:r>
      <w:ins w:id="463" w:author="Polacko, Matt (2017)" w:date="2022-05-26T15:38:00Z">
        <w:r w:rsidR="000C7F8A">
          <w:rPr>
            <w:rFonts w:ascii="Times New Roman" w:hAnsi="Times New Roman" w:cs="Times New Roman"/>
          </w:rPr>
          <w:t xml:space="preserve">(2014) </w:t>
        </w:r>
      </w:ins>
      <w:r w:rsidR="00EC0A2C">
        <w:rPr>
          <w:rFonts w:ascii="Times New Roman" w:hAnsi="Times New Roman" w:cs="Times New Roman"/>
        </w:rPr>
        <w:t>foun</w:t>
      </w:r>
      <w:ins w:id="464" w:author="Simon Kiss" w:date="2022-05-26T15:03:00Z">
        <w:r w:rsidR="00EC0A2C">
          <w:rPr>
            <w:rFonts w:ascii="Times New Roman" w:hAnsi="Times New Roman" w:cs="Times New Roman"/>
          </w:rPr>
          <w:t>d</w:t>
        </w:r>
        <w:r w:rsidR="00ED68EC">
          <w:rPr>
            <w:rFonts w:ascii="Times New Roman" w:hAnsi="Times New Roman" w:cs="Times New Roman"/>
          </w:rPr>
          <w:t xml:space="preserve">, </w:t>
        </w:r>
      </w:ins>
      <w:del w:id="465" w:author="Simon Kiss" w:date="2022-05-26T15:03:00Z">
        <w:r w:rsidR="00EC0A2C" w:rsidDel="00ED68EC">
          <w:rPr>
            <w:rFonts w:ascii="Times New Roman" w:hAnsi="Times New Roman" w:cs="Times New Roman"/>
          </w:rPr>
          <w:delText>d</w:delText>
        </w:r>
        <w:r w:rsidR="00EC0A2C">
          <w:rPr>
            <w:rFonts w:ascii="Times New Roman" w:hAnsi="Times New Roman" w:cs="Times New Roman"/>
          </w:rPr>
          <w:delText xml:space="preserve"> </w:delText>
        </w:r>
      </w:del>
      <w:r w:rsidR="00EC0A2C">
        <w:rPr>
          <w:rFonts w:ascii="Times New Roman" w:hAnsi="Times New Roman" w:cs="Times New Roman"/>
        </w:rPr>
        <w:t xml:space="preserve">using </w:t>
      </w:r>
      <w:del w:id="466" w:author="Polacko, Matt (2017)" w:date="2022-05-26T15:39:00Z">
        <w:r w:rsidR="00EC0A2C" w:rsidDel="000C7F8A">
          <w:rPr>
            <w:rFonts w:ascii="Times New Roman" w:hAnsi="Times New Roman" w:cs="Times New Roman"/>
          </w:rPr>
          <w:delText xml:space="preserve">Manifesto </w:delText>
        </w:r>
      </w:del>
      <w:ins w:id="467" w:author="Polacko, Matt (2017)" w:date="2022-05-26T15:39:00Z">
        <w:r w:rsidR="000C7F8A">
          <w:rPr>
            <w:rFonts w:ascii="Times New Roman" w:hAnsi="Times New Roman" w:cs="Times New Roman"/>
          </w:rPr>
          <w:t xml:space="preserve">MARPOR </w:t>
        </w:r>
      </w:ins>
      <w:r w:rsidR="00EC0A2C">
        <w:rPr>
          <w:rFonts w:ascii="Times New Roman" w:hAnsi="Times New Roman" w:cs="Times New Roman"/>
        </w:rPr>
        <w:t xml:space="preserve">data, that as soon as Canadian federal election legislation cut off trade unions and corporations from financing federal political parties, the NDP stopped references to unions in its platform. The insight in </w:t>
      </w:r>
      <w:del w:id="468" w:author="Matt Polacko" w:date="2022-05-27T10:53:00Z">
        <w:r w:rsidR="00EC0A2C">
          <w:rPr>
            <w:rFonts w:ascii="Times New Roman" w:hAnsi="Times New Roman" w:cs="Times New Roman"/>
          </w:rPr>
          <w:delText>that</w:delText>
        </w:r>
      </w:del>
      <w:ins w:id="469" w:author="Matt Polacko" w:date="2022-05-27T10:53:00Z">
        <w:r w:rsidR="00EC0A2C">
          <w:rPr>
            <w:rFonts w:ascii="Times New Roman" w:hAnsi="Times New Roman" w:cs="Times New Roman"/>
          </w:rPr>
          <w:t>th</w:t>
        </w:r>
      </w:ins>
      <w:ins w:id="470" w:author="Polacko, Matt (2017)" w:date="2022-05-26T15:39:00Z">
        <w:r w:rsidR="000C7F8A">
          <w:rPr>
            <w:rFonts w:ascii="Times New Roman" w:hAnsi="Times New Roman" w:cs="Times New Roman"/>
          </w:rPr>
          <w:t>is</w:t>
        </w:r>
      </w:ins>
      <w:del w:id="471" w:author="Polacko, Matt (2017)" w:date="2022-05-26T15:39:00Z">
        <w:r w:rsidR="00EC0A2C" w:rsidDel="000C7F8A">
          <w:rPr>
            <w:rFonts w:ascii="Times New Roman" w:hAnsi="Times New Roman" w:cs="Times New Roman"/>
          </w:rPr>
          <w:delText>at</w:delText>
        </w:r>
      </w:del>
      <w:r w:rsidR="00EC0A2C">
        <w:rPr>
          <w:rFonts w:ascii="Times New Roman" w:hAnsi="Times New Roman" w:cs="Times New Roman"/>
        </w:rPr>
        <w:t xml:space="preserve"> case</w:t>
      </w:r>
      <w:ins w:id="472" w:author="Polacko, Matt (2017)" w:date="2022-05-26T15:39:00Z">
        <w:r w:rsidR="000C7F8A">
          <w:rPr>
            <w:rFonts w:ascii="Times New Roman" w:hAnsi="Times New Roman" w:cs="Times New Roman"/>
          </w:rPr>
          <w:t>,</w:t>
        </w:r>
      </w:ins>
      <w:r w:rsidR="00EC0A2C">
        <w:rPr>
          <w:rFonts w:ascii="Times New Roman" w:hAnsi="Times New Roman" w:cs="Times New Roman"/>
        </w:rPr>
        <w:t xml:space="preserve"> is that moderation can be achieved not just by shifting position (from </w:t>
      </w:r>
      <w:del w:id="473" w:author="Polacko, Matt (2017)" w:date="2022-05-26T15:39:00Z">
        <w:r w:rsidR="00EC0A2C" w:rsidDel="000C7F8A">
          <w:rPr>
            <w:rFonts w:ascii="Times New Roman" w:hAnsi="Times New Roman" w:cs="Times New Roman"/>
          </w:rPr>
          <w:delText xml:space="preserve">saying </w:delText>
        </w:r>
      </w:del>
      <w:del w:id="474" w:author="Matt Polacko" w:date="2022-05-27T10:53:00Z">
        <w:r w:rsidR="00EC0A2C">
          <w:rPr>
            <w:rFonts w:ascii="Times New Roman" w:hAnsi="Times New Roman" w:cs="Times New Roman"/>
          </w:rPr>
          <w:delText>un</w:delText>
        </w:r>
        <w:r w:rsidR="000F33F6">
          <w:rPr>
            <w:rFonts w:ascii="Times New Roman" w:hAnsi="Times New Roman" w:cs="Times New Roman"/>
          </w:rPr>
          <w:delText>i</w:delText>
        </w:r>
        <w:r w:rsidR="00EC0A2C">
          <w:rPr>
            <w:rFonts w:ascii="Times New Roman" w:hAnsi="Times New Roman" w:cs="Times New Roman"/>
          </w:rPr>
          <w:delText>ons</w:delText>
        </w:r>
      </w:del>
      <w:ins w:id="475" w:author="Polacko, Matt (2017)" w:date="2022-05-26T15:40:00Z">
        <w:r w:rsidR="000C7F8A">
          <w:rPr>
            <w:rFonts w:ascii="Times New Roman" w:hAnsi="Times New Roman" w:cs="Times New Roman"/>
          </w:rPr>
          <w:t>offering pro- or anti-labour</w:t>
        </w:r>
      </w:ins>
      <w:ins w:id="476" w:author="Polacko, Matt (2017)" w:date="2022-05-26T15:39:00Z">
        <w:r w:rsidR="000C7F8A">
          <w:rPr>
            <w:rFonts w:ascii="Times New Roman" w:hAnsi="Times New Roman" w:cs="Times New Roman"/>
          </w:rPr>
          <w:t xml:space="preserve"> </w:t>
        </w:r>
      </w:ins>
      <w:ins w:id="477" w:author="Matt Polacko" w:date="2022-05-27T10:53:00Z">
        <w:r w:rsidR="00EC0A2C">
          <w:rPr>
            <w:rFonts w:ascii="Times New Roman" w:hAnsi="Times New Roman" w:cs="Times New Roman"/>
          </w:rPr>
          <w:t>un</w:t>
        </w:r>
        <w:r w:rsidR="000F33F6">
          <w:rPr>
            <w:rFonts w:ascii="Times New Roman" w:hAnsi="Times New Roman" w:cs="Times New Roman"/>
          </w:rPr>
          <w:t>i</w:t>
        </w:r>
        <w:r w:rsidR="00EC0A2C">
          <w:rPr>
            <w:rFonts w:ascii="Times New Roman" w:hAnsi="Times New Roman" w:cs="Times New Roman"/>
          </w:rPr>
          <w:t>on</w:t>
        </w:r>
      </w:ins>
      <w:ins w:id="478" w:author="Polacko, Matt (2017)" w:date="2022-05-26T15:40:00Z">
        <w:r w:rsidR="000C7F8A">
          <w:rPr>
            <w:rFonts w:ascii="Times New Roman" w:hAnsi="Times New Roman" w:cs="Times New Roman"/>
          </w:rPr>
          <w:t xml:space="preserve"> policies</w:t>
        </w:r>
      </w:ins>
      <w:del w:id="479" w:author="Polacko, Matt (2017)" w:date="2022-05-26T15:40:00Z">
        <w:r w:rsidR="00EC0A2C" w:rsidDel="000C7F8A">
          <w:rPr>
            <w:rFonts w:ascii="Times New Roman" w:hAnsi="Times New Roman" w:cs="Times New Roman"/>
          </w:rPr>
          <w:delText>s</w:delText>
        </w:r>
      </w:del>
      <w:ins w:id="480" w:author="Polacko, Matt (2017)" w:date="2022-05-26T15:41:00Z">
        <w:r w:rsidR="000C7F8A">
          <w:rPr>
            <w:rFonts w:ascii="Times New Roman" w:hAnsi="Times New Roman" w:cs="Times New Roman"/>
          </w:rPr>
          <w:t xml:space="preserve">) </w:t>
        </w:r>
      </w:ins>
      <w:del w:id="481" w:author="Polacko, Matt (2017)" w:date="2022-05-26T15:41:00Z">
        <w:r w:rsidR="00EC0A2C" w:rsidDel="000C7F8A">
          <w:rPr>
            <w:rFonts w:ascii="Times New Roman" w:hAnsi="Times New Roman" w:cs="Times New Roman"/>
          </w:rPr>
          <w:delText xml:space="preserve"> are essentially positive to saying that unions are more ambivalent) </w:delText>
        </w:r>
      </w:del>
      <w:r w:rsidR="00E32B36">
        <w:rPr>
          <w:rFonts w:ascii="Times New Roman" w:hAnsi="Times New Roman" w:cs="Times New Roman"/>
        </w:rPr>
        <w:t>but also by</w:t>
      </w:r>
      <w:r w:rsidR="00EC0A2C">
        <w:rPr>
          <w:rFonts w:ascii="Times New Roman" w:hAnsi="Times New Roman" w:cs="Times New Roman"/>
        </w:rPr>
        <w:t xml:space="preserve"> </w:t>
      </w:r>
      <w:ins w:id="482" w:author="Polacko, Matt (2017)" w:date="2022-05-26T15:41:00Z">
        <w:r w:rsidR="000C7F8A">
          <w:rPr>
            <w:rFonts w:ascii="Times New Roman" w:hAnsi="Times New Roman" w:cs="Times New Roman"/>
          </w:rPr>
          <w:t xml:space="preserve">ignoring </w:t>
        </w:r>
      </w:ins>
      <w:del w:id="483" w:author="Polacko, Matt (2017)" w:date="2022-05-26T15:41:00Z">
        <w:r w:rsidR="00EC0A2C" w:rsidDel="000C7F8A">
          <w:rPr>
            <w:rFonts w:ascii="Times New Roman" w:hAnsi="Times New Roman" w:cs="Times New Roman"/>
          </w:rPr>
          <w:delText xml:space="preserve">not talking </w:delText>
        </w:r>
      </w:del>
      <w:ins w:id="484" w:author="Polacko, Matt (2017)" w:date="2022-05-26T15:41:00Z">
        <w:r w:rsidR="000C7F8A">
          <w:rPr>
            <w:rFonts w:ascii="Times New Roman" w:hAnsi="Times New Roman" w:cs="Times New Roman"/>
          </w:rPr>
          <w:t>labour unions</w:t>
        </w:r>
      </w:ins>
      <w:del w:id="485" w:author="Polacko, Matt (2017)" w:date="2022-05-26T15:41:00Z">
        <w:r w:rsidR="00EC0A2C" w:rsidDel="000C7F8A">
          <w:rPr>
            <w:rFonts w:ascii="Times New Roman" w:hAnsi="Times New Roman" w:cs="Times New Roman"/>
          </w:rPr>
          <w:delText>about unions at all</w:delText>
        </w:r>
      </w:del>
      <w:r w:rsidR="00EC0A2C">
        <w:rPr>
          <w:rFonts w:ascii="Times New Roman" w:hAnsi="Times New Roman" w:cs="Times New Roman"/>
        </w:rPr>
        <w:t xml:space="preserve">. </w:t>
      </w:r>
      <w:ins w:id="486" w:author="Polacko, Matt (2017)" w:date="2022-05-26T18:00:00Z">
        <w:r w:rsidR="004C7601">
          <w:rPr>
            <w:rFonts w:ascii="Times New Roman" w:hAnsi="Times New Roman" w:cs="Times New Roman"/>
          </w:rPr>
          <w:t xml:space="preserve">Recent studies </w:t>
        </w:r>
      </w:ins>
      <w:ins w:id="487" w:author="Polacko, Matt (2017)" w:date="2022-05-26T18:01:00Z">
        <w:r w:rsidR="004C7601">
          <w:rPr>
            <w:rFonts w:ascii="Times New Roman" w:hAnsi="Times New Roman" w:cs="Times New Roman"/>
          </w:rPr>
          <w:t>in</w:t>
        </w:r>
      </w:ins>
      <w:ins w:id="488" w:author="Polacko, Matt (2017)" w:date="2022-05-26T18:00:00Z">
        <w:r w:rsidR="004C7601">
          <w:rPr>
            <w:rFonts w:ascii="Times New Roman" w:hAnsi="Times New Roman" w:cs="Times New Roman"/>
          </w:rPr>
          <w:t xml:space="preserve"> both Europe (Ares 2022) and the United States (2020)</w:t>
        </w:r>
      </w:ins>
      <w:ins w:id="489" w:author="Polacko, Matt (2017)" w:date="2022-05-26T18:02:00Z">
        <w:r w:rsidR="004C7601">
          <w:rPr>
            <w:rFonts w:ascii="Times New Roman" w:hAnsi="Times New Roman" w:cs="Times New Roman"/>
          </w:rPr>
          <w:t>,</w:t>
        </w:r>
      </w:ins>
      <w:ins w:id="490" w:author="Polacko, Matt (2017)" w:date="2022-05-26T18:01:00Z">
        <w:r w:rsidR="004C7601">
          <w:rPr>
            <w:rFonts w:ascii="Times New Roman" w:hAnsi="Times New Roman" w:cs="Times New Roman"/>
          </w:rPr>
          <w:t xml:space="preserve"> also show that </w:t>
        </w:r>
      </w:ins>
      <w:ins w:id="491" w:author="Polacko, Matt (2017)" w:date="2022-05-26T18:02:00Z">
        <w:r w:rsidR="004C7601">
          <w:rPr>
            <w:rFonts w:ascii="Times New Roman" w:hAnsi="Times New Roman" w:cs="Times New Roman"/>
          </w:rPr>
          <w:t xml:space="preserve">greater </w:t>
        </w:r>
      </w:ins>
      <w:ins w:id="492" w:author="Polacko, Matt (2017)" w:date="2022-05-26T18:01:00Z">
        <w:r w:rsidR="004C7601">
          <w:rPr>
            <w:rFonts w:ascii="Times New Roman" w:hAnsi="Times New Roman" w:cs="Times New Roman"/>
          </w:rPr>
          <w:t xml:space="preserve">saliency and politicization of redistribution </w:t>
        </w:r>
      </w:ins>
      <w:ins w:id="493" w:author="Polacko, Matt (2017)" w:date="2022-05-26T18:02:00Z">
        <w:r w:rsidR="004C7601">
          <w:rPr>
            <w:rFonts w:ascii="Times New Roman" w:hAnsi="Times New Roman" w:cs="Times New Roman"/>
          </w:rPr>
          <w:t>by political parties</w:t>
        </w:r>
      </w:ins>
      <w:ins w:id="494" w:author="Polacko, Matt (2017)" w:date="2022-05-26T18:03:00Z">
        <w:r w:rsidR="004C7601">
          <w:rPr>
            <w:rFonts w:ascii="Times New Roman" w:hAnsi="Times New Roman" w:cs="Times New Roman"/>
          </w:rPr>
          <w:t xml:space="preserve"> </w:t>
        </w:r>
      </w:ins>
      <w:ins w:id="495" w:author="Polacko, Matt (2017)" w:date="2022-05-26T18:01:00Z">
        <w:r w:rsidR="004C7601">
          <w:rPr>
            <w:rFonts w:ascii="Times New Roman" w:hAnsi="Times New Roman" w:cs="Times New Roman"/>
          </w:rPr>
          <w:t xml:space="preserve">significantly activates </w:t>
        </w:r>
      </w:ins>
      <w:ins w:id="496" w:author="Polacko, Matt (2017)" w:date="2022-05-26T18:02:00Z">
        <w:r w:rsidR="004C7601">
          <w:rPr>
            <w:rFonts w:ascii="Times New Roman" w:hAnsi="Times New Roman" w:cs="Times New Roman"/>
          </w:rPr>
          <w:t>class over socio-cultural preferences in voters, thereby strengthening the class cleavage.</w:t>
        </w:r>
      </w:ins>
      <w:ins w:id="497" w:author="Polacko, Matt (2017)" w:date="2022-05-26T18:04:00Z">
        <w:r w:rsidR="004C7601">
          <w:rPr>
            <w:rFonts w:ascii="Times New Roman" w:hAnsi="Times New Roman" w:cs="Times New Roman"/>
          </w:rPr>
          <w:t xml:space="preserve"> However, </w:t>
        </w:r>
      </w:ins>
    </w:p>
    <w:p w14:paraId="4F7D5BBE" w14:textId="0AC105EA" w:rsidR="000F33F6" w:rsidRDefault="00D104E2" w:rsidP="008C5E1F">
      <w:pPr>
        <w:jc w:val="both"/>
        <w:divId w:val="307175986"/>
        <w:rPr>
          <w:rFonts w:ascii="Times New Roman" w:hAnsi="Times New Roman" w:cs="Times New Roman"/>
        </w:rPr>
      </w:pPr>
      <w:del w:id="498" w:author="Polacko, Matt (2017)" w:date="2022-05-26T18:12:00Z">
        <w:r w:rsidDel="008110F4">
          <w:rPr>
            <w:rFonts w:ascii="Times New Roman" w:hAnsi="Times New Roman" w:cs="Times New Roman"/>
          </w:rPr>
          <w:delText xml:space="preserve">As regards this case, one might speculate that even if the educated voters </w:delText>
        </w:r>
        <w:r w:rsidR="00E32B36" w:rsidDel="008110F4">
          <w:rPr>
            <w:rFonts w:ascii="Times New Roman" w:hAnsi="Times New Roman" w:cs="Times New Roman"/>
          </w:rPr>
          <w:delText xml:space="preserve">in </w:delText>
        </w:r>
        <w:r w:rsidDel="008110F4">
          <w:rPr>
            <w:rFonts w:ascii="Times New Roman" w:hAnsi="Times New Roman" w:cs="Times New Roman"/>
          </w:rPr>
          <w:delText xml:space="preserve">the left block are redistributive, it does not follow that the actual system as a whole will </w:delText>
        </w:r>
      </w:del>
      <w:del w:id="499" w:author="Polacko, Matt (2017)" w:date="2022-05-26T18:09:00Z">
        <w:r w:rsidDel="001E6257">
          <w:rPr>
            <w:rFonts w:ascii="Times New Roman" w:hAnsi="Times New Roman" w:cs="Times New Roman"/>
          </w:rPr>
          <w:delText xml:space="preserve">provide </w:delText>
        </w:r>
      </w:del>
      <w:del w:id="500" w:author="Polacko, Matt (2017)" w:date="2022-05-26T18:12:00Z">
        <w:r w:rsidDel="008110F4">
          <w:rPr>
            <w:rFonts w:ascii="Times New Roman" w:hAnsi="Times New Roman" w:cs="Times New Roman"/>
          </w:rPr>
          <w:delText xml:space="preserve">that issue </w:delText>
        </w:r>
      </w:del>
      <w:del w:id="501" w:author="Polacko, Matt (2017)" w:date="2022-05-26T18:09:00Z">
        <w:r w:rsidDel="001E6257">
          <w:rPr>
            <w:rFonts w:ascii="Times New Roman" w:hAnsi="Times New Roman" w:cs="Times New Roman"/>
          </w:rPr>
          <w:delText xml:space="preserve">on which to vote. </w:delText>
        </w:r>
      </w:del>
      <w:r w:rsidR="000F33F6" w:rsidRPr="005875AB">
        <w:rPr>
          <w:rFonts w:ascii="Times New Roman" w:hAnsi="Times New Roman" w:cs="Times New Roman"/>
        </w:rPr>
        <w:t xml:space="preserve">Carnes </w:t>
      </w:r>
      <w:r w:rsidR="000F33F6">
        <w:rPr>
          <w:rFonts w:ascii="Times New Roman" w:hAnsi="Times New Roman" w:cs="Times New Roman"/>
        </w:rPr>
        <w:t>(</w:t>
      </w:r>
      <w:r w:rsidR="000F33F6" w:rsidRPr="005875AB">
        <w:rPr>
          <w:rFonts w:ascii="Times New Roman" w:hAnsi="Times New Roman" w:cs="Times New Roman"/>
        </w:rPr>
        <w:t>2016</w:t>
      </w:r>
      <w:r w:rsidR="000F33F6">
        <w:rPr>
          <w:rFonts w:ascii="Times New Roman" w:hAnsi="Times New Roman" w:cs="Times New Roman"/>
        </w:rPr>
        <w:t>) and</w:t>
      </w:r>
      <w:r w:rsidR="000F33F6" w:rsidRPr="005875AB">
        <w:rPr>
          <w:rFonts w:ascii="Times New Roman" w:hAnsi="Times New Roman" w:cs="Times New Roman"/>
        </w:rPr>
        <w:t xml:space="preserve"> O’Grady </w:t>
      </w:r>
      <w:r w:rsidR="000F33F6">
        <w:rPr>
          <w:rFonts w:ascii="Times New Roman" w:hAnsi="Times New Roman" w:cs="Times New Roman"/>
        </w:rPr>
        <w:t>(</w:t>
      </w:r>
      <w:r w:rsidR="000F33F6" w:rsidRPr="005875AB">
        <w:rPr>
          <w:rFonts w:ascii="Times New Roman" w:hAnsi="Times New Roman" w:cs="Times New Roman"/>
        </w:rPr>
        <w:t>2019)</w:t>
      </w:r>
      <w:r w:rsidR="002770A7">
        <w:rPr>
          <w:rFonts w:ascii="Times New Roman" w:hAnsi="Times New Roman" w:cs="Times New Roman"/>
        </w:rPr>
        <w:t xml:space="preserve"> have found that the internal leadership of </w:t>
      </w:r>
      <w:ins w:id="502" w:author="Polacko, Matt (2017)" w:date="2022-05-26T18:12:00Z">
        <w:r w:rsidR="008110F4">
          <w:rPr>
            <w:rFonts w:ascii="Times New Roman" w:hAnsi="Times New Roman" w:cs="Times New Roman"/>
          </w:rPr>
          <w:t xml:space="preserve">Western </w:t>
        </w:r>
      </w:ins>
      <w:r w:rsidR="002770A7">
        <w:rPr>
          <w:rFonts w:ascii="Times New Roman" w:hAnsi="Times New Roman" w:cs="Times New Roman"/>
        </w:rPr>
        <w:t xml:space="preserve">parties is increasingly being dominated by those with higher education. </w:t>
      </w:r>
      <w:ins w:id="503" w:author="Polacko, Matt (2017)" w:date="2022-05-26T18:12:00Z">
        <w:r w:rsidR="008110F4">
          <w:rPr>
            <w:rFonts w:ascii="Times New Roman" w:hAnsi="Times New Roman" w:cs="Times New Roman"/>
          </w:rPr>
          <w:t xml:space="preserve">Thus, </w:t>
        </w:r>
      </w:ins>
      <w:ins w:id="504" w:author="Polacko, Matt (2017)" w:date="2022-05-26T18:14:00Z">
        <w:r w:rsidR="008110F4">
          <w:rPr>
            <w:rFonts w:ascii="Times New Roman" w:hAnsi="Times New Roman" w:cs="Times New Roman"/>
          </w:rPr>
          <w:t>even if</w:t>
        </w:r>
      </w:ins>
      <w:ins w:id="505" w:author="Polacko, Matt (2017)" w:date="2022-05-26T18:13:00Z">
        <w:r w:rsidR="008110F4">
          <w:rPr>
            <w:rFonts w:ascii="Times New Roman" w:hAnsi="Times New Roman" w:cs="Times New Roman"/>
          </w:rPr>
          <w:t xml:space="preserve"> political leaders </w:t>
        </w:r>
      </w:ins>
      <w:ins w:id="506" w:author="Polacko, Matt (2017)" w:date="2022-05-26T18:15:00Z">
        <w:r w:rsidR="00F209A8">
          <w:rPr>
            <w:rFonts w:ascii="Times New Roman" w:hAnsi="Times New Roman" w:cs="Times New Roman"/>
          </w:rPr>
          <w:t xml:space="preserve">do indeed </w:t>
        </w:r>
      </w:ins>
      <w:del w:id="507" w:author="Polacko, Matt (2017)" w:date="2022-05-26T18:12:00Z">
        <w:r w:rsidR="002770A7" w:rsidDel="008110F4">
          <w:rPr>
            <w:rFonts w:ascii="Times New Roman" w:hAnsi="Times New Roman" w:cs="Times New Roman"/>
          </w:rPr>
          <w:delText>W</w:delText>
        </w:r>
      </w:del>
      <w:del w:id="508" w:author="Polacko, Matt (2017)" w:date="2022-05-26T18:13:00Z">
        <w:r w:rsidR="000F33F6" w:rsidRPr="005875AB" w:rsidDel="008110F4">
          <w:rPr>
            <w:rFonts w:ascii="Times New Roman" w:hAnsi="Times New Roman" w:cs="Times New Roman"/>
          </w:rPr>
          <w:delText>ill</w:delText>
        </w:r>
        <w:r w:rsidR="002770A7" w:rsidDel="008110F4">
          <w:rPr>
            <w:rFonts w:ascii="Times New Roman" w:hAnsi="Times New Roman" w:cs="Times New Roman"/>
          </w:rPr>
          <w:delText xml:space="preserve"> they</w:delText>
        </w:r>
      </w:del>
      <w:del w:id="509" w:author="Polacko, Matt (2017)" w:date="2022-05-26T18:14:00Z">
        <w:r w:rsidR="000F33F6" w:rsidRPr="005875AB" w:rsidDel="008110F4">
          <w:rPr>
            <w:rFonts w:ascii="Times New Roman" w:hAnsi="Times New Roman" w:cs="Times New Roman"/>
          </w:rPr>
          <w:delText xml:space="preserve"> </w:delText>
        </w:r>
      </w:del>
      <w:del w:id="510" w:author="Simon Kiss" w:date="2022-05-27T11:11:00Z">
        <w:r w:rsidR="000F33F6" w:rsidRPr="005875AB" w:rsidDel="001A3DAE">
          <w:rPr>
            <w:rFonts w:ascii="Times New Roman" w:hAnsi="Times New Roman" w:cs="Times New Roman"/>
          </w:rPr>
          <w:delText>privilege</w:delText>
        </w:r>
      </w:del>
      <w:ins w:id="511" w:author="Simon Kiss" w:date="2022-05-27T11:11:00Z">
        <w:r w:rsidR="001A3DAE">
          <w:rPr>
            <w:rFonts w:ascii="Times New Roman" w:hAnsi="Times New Roman" w:cs="Times New Roman"/>
          </w:rPr>
          <w:t>commit to</w:t>
        </w:r>
      </w:ins>
      <w:r w:rsidR="000F33F6" w:rsidRPr="005875AB">
        <w:rPr>
          <w:rFonts w:ascii="Times New Roman" w:hAnsi="Times New Roman" w:cs="Times New Roman"/>
        </w:rPr>
        <w:t xml:space="preserve"> </w:t>
      </w:r>
      <w:del w:id="512" w:author="Polacko, Matt (2017)" w:date="2022-05-26T18:14:00Z">
        <w:r w:rsidR="000F33F6" w:rsidRPr="005875AB" w:rsidDel="008110F4">
          <w:rPr>
            <w:rFonts w:ascii="Times New Roman" w:hAnsi="Times New Roman" w:cs="Times New Roman"/>
          </w:rPr>
          <w:delText>second-</w:delText>
        </w:r>
      </w:del>
      <w:ins w:id="513" w:author="Polacko, Matt (2017)" w:date="2022-05-26T18:16:00Z">
        <w:r w:rsidR="00F209A8">
          <w:rPr>
            <w:rFonts w:ascii="Times New Roman" w:hAnsi="Times New Roman" w:cs="Times New Roman"/>
          </w:rPr>
          <w:t>redistribution</w:t>
        </w:r>
      </w:ins>
      <w:del w:id="514" w:author="Polacko, Matt (2017)" w:date="2022-05-26T18:16:00Z">
        <w:r w:rsidR="000F33F6" w:rsidRPr="005875AB" w:rsidDel="00F209A8">
          <w:rPr>
            <w:rFonts w:ascii="Times New Roman" w:hAnsi="Times New Roman" w:cs="Times New Roman"/>
          </w:rPr>
          <w:delText>dimension issues</w:delText>
        </w:r>
      </w:del>
      <w:r w:rsidR="000F33F6" w:rsidRPr="005875AB">
        <w:rPr>
          <w:rFonts w:ascii="Times New Roman" w:hAnsi="Times New Roman" w:cs="Times New Roman"/>
        </w:rPr>
        <w:t xml:space="preserve"> in pre-election platform formation</w:t>
      </w:r>
      <w:del w:id="515" w:author="Polacko, Matt (2017)" w:date="2022-05-26T18:14:00Z">
        <w:r w:rsidR="000F33F6" w:rsidRPr="005875AB" w:rsidDel="008110F4">
          <w:rPr>
            <w:rFonts w:ascii="Times New Roman" w:hAnsi="Times New Roman" w:cs="Times New Roman"/>
          </w:rPr>
          <w:delText xml:space="preserve"> or</w:delText>
        </w:r>
      </w:del>
      <w:ins w:id="516" w:author="Polacko, Matt (2017)" w:date="2022-05-26T18:14:00Z">
        <w:r w:rsidR="008110F4">
          <w:rPr>
            <w:rFonts w:ascii="Times New Roman" w:hAnsi="Times New Roman" w:cs="Times New Roman"/>
          </w:rPr>
          <w:t xml:space="preserve">, will they </w:t>
        </w:r>
      </w:ins>
      <w:ins w:id="517" w:author="Polacko, Matt (2017)" w:date="2022-05-26T18:15:00Z">
        <w:r w:rsidR="00F209A8">
          <w:rPr>
            <w:rFonts w:ascii="Times New Roman" w:hAnsi="Times New Roman" w:cs="Times New Roman"/>
          </w:rPr>
          <w:t>follow through in</w:t>
        </w:r>
      </w:ins>
      <w:r w:rsidR="000F33F6" w:rsidRPr="005875AB">
        <w:rPr>
          <w:rFonts w:ascii="Times New Roman" w:hAnsi="Times New Roman" w:cs="Times New Roman"/>
        </w:rPr>
        <w:t xml:space="preserve"> post-election platform implementation?</w:t>
      </w:r>
    </w:p>
    <w:p w14:paraId="55DE3DF5" w14:textId="6C2C5004" w:rsidR="00AE5B6B" w:rsidRDefault="00D104E2" w:rsidP="004817EE">
      <w:pPr>
        <w:ind w:firstLine="720"/>
        <w:jc w:val="both"/>
        <w:divId w:val="307175986"/>
        <w:rPr>
          <w:rFonts w:ascii="Times New Roman" w:hAnsi="Times New Roman" w:cs="Times New Roman"/>
        </w:rPr>
      </w:pPr>
      <w:r>
        <w:rPr>
          <w:rFonts w:ascii="Times New Roman" w:hAnsi="Times New Roman" w:cs="Times New Roman"/>
        </w:rPr>
        <w:t xml:space="preserve">Indeed, Figure 6 tells a </w:t>
      </w:r>
      <w:proofErr w:type="gramStart"/>
      <w:r>
        <w:rPr>
          <w:rFonts w:ascii="Times New Roman" w:hAnsi="Times New Roman" w:cs="Times New Roman"/>
        </w:rPr>
        <w:t>fairly remarkable</w:t>
      </w:r>
      <w:proofErr w:type="gramEnd"/>
      <w:r>
        <w:rPr>
          <w:rFonts w:ascii="Times New Roman" w:hAnsi="Times New Roman" w:cs="Times New Roman"/>
        </w:rPr>
        <w:t xml:space="preserve"> story about the transformation of the Canadian policy agenda, as seen in party platforms</w:t>
      </w:r>
      <w:r w:rsidR="00651AEB">
        <w:rPr>
          <w:rFonts w:ascii="Times New Roman" w:hAnsi="Times New Roman" w:cs="Times New Roman"/>
        </w:rPr>
        <w:t xml:space="preserve">. </w:t>
      </w:r>
      <w:ins w:id="518" w:author="Polacko, Matt (2017)" w:date="2022-05-26T15:43:00Z">
        <w:del w:id="519" w:author="Simon Kiss" w:date="2022-05-27T11:11:00Z">
          <w:r w:rsidR="000C7F8A" w:rsidDel="001A3DAE">
            <w:rPr>
              <w:rFonts w:ascii="Times New Roman" w:hAnsi="Times New Roman" w:cs="Times New Roman"/>
            </w:rPr>
            <w:delText>T</w:delText>
          </w:r>
        </w:del>
      </w:ins>
      <w:del w:id="520" w:author="Polacko, Matt (2017)" w:date="2022-05-26T15:43:00Z">
        <w:r w:rsidR="00651AEB" w:rsidDel="000C7F8A">
          <w:rPr>
            <w:rFonts w:ascii="Times New Roman" w:hAnsi="Times New Roman" w:cs="Times New Roman"/>
          </w:rPr>
          <w:delText>And t</w:delText>
        </w:r>
      </w:del>
      <w:del w:id="521" w:author="Simon Kiss" w:date="2022-05-26T15:04:00Z">
        <w:r w:rsidR="00651AEB">
          <w:rPr>
            <w:rFonts w:ascii="Times New Roman" w:hAnsi="Times New Roman" w:cs="Times New Roman"/>
          </w:rPr>
          <w:delText xml:space="preserve">he story is all the more remarkable for the way in which it reflects the standard narrative of the Canadian party system and political sociology. </w:delText>
        </w:r>
      </w:del>
      <w:del w:id="522" w:author="Polacko, Matt (2017)" w:date="2022-05-26T15:43:00Z">
        <w:r w:rsidR="00AB4DFB" w:rsidDel="000C7F8A">
          <w:rPr>
            <w:rFonts w:ascii="Times New Roman" w:hAnsi="Times New Roman" w:cs="Times New Roman"/>
          </w:rPr>
          <w:delText xml:space="preserve"> </w:delText>
        </w:r>
      </w:del>
      <w:r w:rsidR="00651AEB">
        <w:rPr>
          <w:rFonts w:ascii="Times New Roman" w:hAnsi="Times New Roman" w:cs="Times New Roman"/>
        </w:rPr>
        <w:t>Reflecting the nature of industrial society</w:t>
      </w:r>
      <w:del w:id="523" w:author="Polacko, Matt (2017)" w:date="2022-05-26T15:44:00Z">
        <w:r w:rsidR="00651AEB" w:rsidDel="0084146F">
          <w:rPr>
            <w:rFonts w:ascii="Times New Roman" w:hAnsi="Times New Roman" w:cs="Times New Roman"/>
          </w:rPr>
          <w:delText>,</w:delText>
        </w:r>
      </w:del>
      <w:r w:rsidR="00651AEB">
        <w:rPr>
          <w:rFonts w:ascii="Times New Roman" w:hAnsi="Times New Roman" w:cs="Times New Roman"/>
        </w:rPr>
        <w:t xml:space="preserve"> </w:t>
      </w:r>
      <w:ins w:id="524" w:author="Polacko, Matt (2017)" w:date="2022-05-26T15:43:00Z">
        <w:r w:rsidR="0084146F">
          <w:rPr>
            <w:rFonts w:ascii="Times New Roman" w:hAnsi="Times New Roman" w:cs="Times New Roman"/>
          </w:rPr>
          <w:t>prior to the 1970s</w:t>
        </w:r>
      </w:ins>
      <w:ins w:id="525" w:author="Polacko, Matt (2017)" w:date="2022-05-26T15:44:00Z">
        <w:r w:rsidR="0084146F">
          <w:rPr>
            <w:rFonts w:ascii="Times New Roman" w:hAnsi="Times New Roman" w:cs="Times New Roman"/>
          </w:rPr>
          <w:t xml:space="preserve">, </w:t>
        </w:r>
      </w:ins>
      <w:r>
        <w:rPr>
          <w:rFonts w:ascii="Times New Roman" w:hAnsi="Times New Roman" w:cs="Times New Roman"/>
        </w:rPr>
        <w:t xml:space="preserve">party platforms emphasized economic issues at a minimum of 2.5 times </w:t>
      </w:r>
      <w:ins w:id="526" w:author="Polacko, Matt (2017)" w:date="2022-05-26T15:43:00Z">
        <w:r w:rsidR="0084146F">
          <w:rPr>
            <w:rFonts w:ascii="Times New Roman" w:hAnsi="Times New Roman" w:cs="Times New Roman"/>
          </w:rPr>
          <w:t xml:space="preserve">more than </w:t>
        </w:r>
      </w:ins>
      <w:r>
        <w:rPr>
          <w:rFonts w:ascii="Times New Roman" w:hAnsi="Times New Roman" w:cs="Times New Roman"/>
        </w:rPr>
        <w:t>they emphasized social issues</w:t>
      </w:r>
      <w:del w:id="527" w:author="Polacko, Matt (2017)" w:date="2022-05-26T15:44:00Z">
        <w:r w:rsidR="00651AEB" w:rsidDel="0084146F">
          <w:rPr>
            <w:rFonts w:ascii="Times New Roman" w:hAnsi="Times New Roman" w:cs="Times New Roman"/>
          </w:rPr>
          <w:delText>,</w:delText>
        </w:r>
      </w:del>
      <w:del w:id="528" w:author="Polacko, Matt (2017)" w:date="2022-05-26T15:43:00Z">
        <w:r w:rsidR="00651AEB" w:rsidDel="0084146F">
          <w:rPr>
            <w:rFonts w:ascii="Times New Roman" w:hAnsi="Times New Roman" w:cs="Times New Roman"/>
          </w:rPr>
          <w:delText xml:space="preserve"> prior to the 1970s</w:delText>
        </w:r>
      </w:del>
      <w:r>
        <w:rPr>
          <w:rFonts w:ascii="Times New Roman" w:hAnsi="Times New Roman" w:cs="Times New Roman"/>
        </w:rPr>
        <w:t xml:space="preserve">. </w:t>
      </w:r>
      <w:ins w:id="529" w:author="Polacko, Matt (2017)" w:date="2022-05-26T15:44:00Z">
        <w:r w:rsidR="0084146F">
          <w:rPr>
            <w:rFonts w:ascii="Times New Roman" w:hAnsi="Times New Roman" w:cs="Times New Roman"/>
          </w:rPr>
          <w:t>Unsurprisingly, b</w:t>
        </w:r>
      </w:ins>
      <w:del w:id="530" w:author="Polacko, Matt (2017)" w:date="2022-05-26T15:44:00Z">
        <w:r w:rsidR="00651AEB" w:rsidDel="0084146F">
          <w:rPr>
            <w:rFonts w:ascii="Times New Roman" w:hAnsi="Times New Roman" w:cs="Times New Roman"/>
          </w:rPr>
          <w:delText xml:space="preserve">But the reader will note that </w:delText>
        </w:r>
        <w:r w:rsidR="00E32B36" w:rsidDel="0084146F">
          <w:rPr>
            <w:rFonts w:ascii="Times New Roman" w:hAnsi="Times New Roman" w:cs="Times New Roman"/>
          </w:rPr>
          <w:delText>t</w:delText>
        </w:r>
        <w:r w:rsidDel="0084146F">
          <w:rPr>
            <w:rFonts w:ascii="Times New Roman" w:hAnsi="Times New Roman" w:cs="Times New Roman"/>
          </w:rPr>
          <w:delText xml:space="preserve">he </w:delText>
        </w:r>
      </w:del>
      <w:ins w:id="531" w:author="Polacko, Matt (2017)" w:date="2022-05-26T15:44:00Z">
        <w:r w:rsidR="0084146F">
          <w:rPr>
            <w:rFonts w:ascii="Times New Roman" w:hAnsi="Times New Roman" w:cs="Times New Roman"/>
          </w:rPr>
          <w:t xml:space="preserve">oth the </w:t>
        </w:r>
      </w:ins>
      <w:ins w:id="532" w:author="Polacko, Matt (2017)" w:date="2022-05-26T15:45:00Z">
        <w:r w:rsidR="0084146F">
          <w:rPr>
            <w:rFonts w:ascii="Times New Roman" w:hAnsi="Times New Roman" w:cs="Times New Roman"/>
          </w:rPr>
          <w:t xml:space="preserve">smaller </w:t>
        </w:r>
      </w:ins>
      <w:r>
        <w:rPr>
          <w:rFonts w:ascii="Times New Roman" w:hAnsi="Times New Roman" w:cs="Times New Roman"/>
        </w:rPr>
        <w:t xml:space="preserve">NDP and </w:t>
      </w:r>
      <w:del w:id="533" w:author="Polacko, Matt (2017)" w:date="2022-05-26T15:44:00Z">
        <w:r w:rsidDel="0084146F">
          <w:rPr>
            <w:rFonts w:ascii="Times New Roman" w:hAnsi="Times New Roman" w:cs="Times New Roman"/>
          </w:rPr>
          <w:delText xml:space="preserve">the </w:delText>
        </w:r>
      </w:del>
      <w:r>
        <w:rPr>
          <w:rFonts w:ascii="Times New Roman" w:hAnsi="Times New Roman" w:cs="Times New Roman"/>
        </w:rPr>
        <w:t>Social Credit Party stand out as particularly dedicated to economic issues</w:t>
      </w:r>
      <w:r w:rsidR="00651AEB">
        <w:rPr>
          <w:rFonts w:ascii="Times New Roman" w:hAnsi="Times New Roman" w:cs="Times New Roman"/>
        </w:rPr>
        <w:t xml:space="preserve">. This is </w:t>
      </w:r>
      <w:r w:rsidR="00F72A6C">
        <w:rPr>
          <w:rFonts w:ascii="Times New Roman" w:hAnsi="Times New Roman" w:cs="Times New Roman"/>
        </w:rPr>
        <w:t xml:space="preserve">largely </w:t>
      </w:r>
      <w:r w:rsidR="00651AEB">
        <w:rPr>
          <w:rFonts w:ascii="Times New Roman" w:hAnsi="Times New Roman" w:cs="Times New Roman"/>
        </w:rPr>
        <w:t xml:space="preserve">consistent with </w:t>
      </w:r>
      <w:r w:rsidR="00F72A6C">
        <w:rPr>
          <w:rFonts w:ascii="Times New Roman" w:hAnsi="Times New Roman" w:cs="Times New Roman"/>
        </w:rPr>
        <w:t>P</w:t>
      </w:r>
      <w:r w:rsidR="00651AEB">
        <w:rPr>
          <w:rFonts w:ascii="Times New Roman" w:hAnsi="Times New Roman" w:cs="Times New Roman"/>
        </w:rPr>
        <w:t xml:space="preserve">orter’s </w:t>
      </w:r>
      <w:r w:rsidR="00752447">
        <w:rPr>
          <w:rFonts w:ascii="Times New Roman" w:hAnsi="Times New Roman" w:cs="Times New Roman"/>
        </w:rPr>
        <w:fldChar w:fldCharType="begin"/>
      </w:r>
      <w:r w:rsidR="00752447">
        <w:rPr>
          <w:rFonts w:ascii="Times New Roman" w:hAnsi="Times New Roman" w:cs="Times New Roman"/>
        </w:rPr>
        <w:instrText xml:space="preserve"> ADDIN ZOTERO_ITEM CSL_CITATION {"citationID":"rVoHjHGH","properties":{"formattedCitation":"(1965)","plainCitation":"(1965)","noteIndex":0},"citationItems":[{"id":4219,"uris":["http://zotero.org/users/4203446/items/923S5YH2"],"itemData":{"id":4219,"type":"book","abstract":"Preface from The Vertical Mosaic THIS BOOK is an attempt to examine the hitherto unexplored subjects of social class and power in Canadian society. However, because no one volume can present a total picture of a modern society, or even of some aspect of that society, there is much that is left unsaid in this study, and many fascinating paths that remain for later investigations. I have tried to suggest some of those which time and resources did not permit me to take.The class and power structure of a modern society arouses a great deal of interest. For example, there is the ethical consideration that class differences appear to contradict those values of a democratic society which emphasize equality. Another reason for the interest is psychological: people have ambivalent feelings about power; that is, men of power are respected, idolized, and often endowed with magical qualities, but as well they are viewed with suspicion, as conspirators against the public good. In the middle of the twentieth century there is also the more practical concern that only the ablest people get into top positions, for, at a time marked by keen international competition, no society can rely on a system of privilege as the basis of recruitment to the higher occupational levels. A system of privilege exists where higher occupational levels are preserved, or tend to be preserved, for particular social groups. Where privilege does exist it may be traced to differences in educational opportunity. Consequently, most modern industrial societies have introduced policies to democratize their educational systems, and so help to bring about more equality of opportunity and at the same time to increase the amount of trained ability that is available. At the level of institutional leadership, that is, of elite groups, it is even more crucial that there be no impediments to people of ability getting to the top. Class can be one such obstacle because it seriously impedes the development of skills in persons having initial talent.Those attracted to the subject of power by the \"inside dope\" that is often found in newspapers and popular magazines will be disappointed with this study. I have included little information that is not readily available to any other researcher. The benefit that I have received from discussions with powerful men is not that I can tell secrets about them, for that has not been my intent, but rather that I have become better oriented to the structures within which these men work.My academic colleagues may be disappointed that I have not presented extensive case studies of particular decisions which elites have made. Valuable and necessary to the understanding of power as such studies might be, my interest has been to look at the institutional context within which decisions are made and to learn something of the type of men who make them. However, I do refer frequently to important decisions, and in the last chapter I try to show how elites co-operate or come into conflict in reaching them.There are many places in this analysis of class and power where I have regretted the inadequacy of the data to give fuller support to the qualified assertions which I have made. Data rarely come in just the form we should like to receive them. Where appropriate I have drawn attention to the tentativeness of the conclusions which must stand as hypotheses for further testing in future investigations. Furthermore, data can be interpreted in different ways according to the theories which investigators use and the values which they hold. Throughout the book I have tried to make explicit the various theories or theoretical considerations about class and power in society which help to make sense of the evidence I have presented.Perhaps less explicit are personal values which have had an influence on the kinds of problems I have sought to analyze. I attach great importance to equality of opportunity on both ethical and practical grounds. I am aware of the criticisms which have been made of the possible development of meritocracies, but I am not convinced that recent extensions of opportunity, particularly in education, are having a detrimental effect on individuals or societies. I believe strongly, too, in the creative role of politics, and in the importance of political institutions as the means through which the major goals of the society can be achieved. Where these values have influenced my interpretation of the facts will, I think, be clear to the reader.In a society which is made up of many cultural groups there is usually some relationship between a person's membership in these groups and his class position and, consequently, his chances of reaching positions of power. Because the Canadian people are often referred to as a mosaic composed of different ethnic groups, the title, \"The Vertical Mosaic,\" was originally given to the chapter which examines the relationship between ethnicity and social class. As the study proceeded, however, the hierarchical relationship between Canada's many cultural groups became a recurring theme in class and power. For example, it became clear that the Canadians of British origin have retained, within the elite structure of the society, the charter group status with which they started out, and that in some institutional settings the French have been admitted as a co-charter group whereas in others they have not. The title, \"The Vertical Mosaic,\" therefore seemed to be an appropriate link between the two parts of the book.-- John Porter, Carleton University, January 1965","ISBN":"978-0-8020-6055-6","language":"en","note":"Google-Books-ID: cWi7AAAAIAAJ","number-of-pages":"658","publisher":"University of Toronto Press","source":"Google Books","title":"The Vertical Mosaic: An Analysis of Social Class and Power in Canada","title-short":"The Vertical Mosaic","author":[{"family":"Porter","given":"John"}],"issued":{"date-parts":[["1965"]]},"citation-key":"porterVerticalMosaicAnalysis1965"},"suppress-author":true}],"schema":"https://github.com/citation-style-language/schema/raw/master/csl-citation.json"} </w:instrText>
      </w:r>
      <w:r w:rsidR="00752447">
        <w:rPr>
          <w:rFonts w:ascii="Times New Roman" w:hAnsi="Times New Roman" w:cs="Times New Roman"/>
        </w:rPr>
        <w:fldChar w:fldCharType="separate"/>
      </w:r>
      <w:r w:rsidR="00752447">
        <w:rPr>
          <w:rFonts w:ascii="Times New Roman" w:hAnsi="Times New Roman" w:cs="Times New Roman"/>
          <w:noProof/>
        </w:rPr>
        <w:t>(1965)</w:t>
      </w:r>
      <w:r w:rsidR="00752447">
        <w:rPr>
          <w:rFonts w:ascii="Times New Roman" w:hAnsi="Times New Roman" w:cs="Times New Roman"/>
        </w:rPr>
        <w:fldChar w:fldCharType="end"/>
      </w:r>
      <w:r w:rsidR="00752447">
        <w:rPr>
          <w:rFonts w:ascii="Times New Roman" w:hAnsi="Times New Roman" w:cs="Times New Roman"/>
        </w:rPr>
        <w:t xml:space="preserve"> </w:t>
      </w:r>
      <w:r w:rsidR="00651AEB">
        <w:rPr>
          <w:rFonts w:ascii="Times New Roman" w:hAnsi="Times New Roman" w:cs="Times New Roman"/>
        </w:rPr>
        <w:t>portrayal of a Canadian party system dominated by business-friendly brokerage parties, which outside</w:t>
      </w:r>
      <w:r w:rsidR="00F72A6C">
        <w:rPr>
          <w:rFonts w:ascii="Times New Roman" w:hAnsi="Times New Roman" w:cs="Times New Roman"/>
        </w:rPr>
        <w:t xml:space="preserve"> insurgent parties have tried to </w:t>
      </w:r>
      <w:del w:id="534" w:author="Polacko, Matt (2017)" w:date="2022-05-26T15:45:00Z">
        <w:r w:rsidR="00F72A6C" w:rsidDel="0084146F">
          <w:rPr>
            <w:rFonts w:ascii="Times New Roman" w:hAnsi="Times New Roman" w:cs="Times New Roman"/>
          </w:rPr>
          <w:delText>break up</w:delText>
        </w:r>
        <w:r w:rsidR="00752447" w:rsidDel="0084146F">
          <w:rPr>
            <w:rFonts w:ascii="Times New Roman" w:hAnsi="Times New Roman" w:cs="Times New Roman"/>
          </w:rPr>
          <w:delText xml:space="preserve"> </w:delText>
        </w:r>
      </w:del>
      <w:ins w:id="535" w:author="Polacko, Matt (2017)" w:date="2022-05-26T15:45:00Z">
        <w:r w:rsidR="0084146F">
          <w:rPr>
            <w:rFonts w:ascii="Times New Roman" w:hAnsi="Times New Roman" w:cs="Times New Roman"/>
          </w:rPr>
          <w:t xml:space="preserve">challenge </w:t>
        </w:r>
      </w:ins>
      <w:r w:rsidR="00315815">
        <w:rPr>
          <w:rFonts w:ascii="Times New Roman" w:hAnsi="Times New Roman" w:cs="Times New Roman"/>
        </w:rPr>
        <w:t>(Johnston 2017)</w:t>
      </w:r>
      <w:r w:rsidR="00F72A6C">
        <w:rPr>
          <w:rFonts w:ascii="Times New Roman" w:hAnsi="Times New Roman" w:cs="Times New Roman"/>
        </w:rPr>
        <w:t xml:space="preserve">. </w:t>
      </w:r>
      <w:r w:rsidR="00D66768">
        <w:rPr>
          <w:rFonts w:ascii="Times New Roman" w:hAnsi="Times New Roman" w:cs="Times New Roman"/>
        </w:rPr>
        <w:t xml:space="preserve"> </w:t>
      </w:r>
      <w:del w:id="536" w:author="Polacko, Matt (2017)" w:date="2022-05-26T15:45:00Z">
        <w:r w:rsidR="00D66768" w:rsidDel="0084146F">
          <w:rPr>
            <w:rFonts w:ascii="Times New Roman" w:hAnsi="Times New Roman" w:cs="Times New Roman"/>
          </w:rPr>
          <w:delText>But by</w:delText>
        </w:r>
      </w:del>
      <w:ins w:id="537" w:author="Polacko, Matt (2017)" w:date="2022-05-26T15:45:00Z">
        <w:r w:rsidR="0084146F">
          <w:rPr>
            <w:rFonts w:ascii="Times New Roman" w:hAnsi="Times New Roman" w:cs="Times New Roman"/>
          </w:rPr>
          <w:t>However, by</w:t>
        </w:r>
      </w:ins>
      <w:r w:rsidR="00D66768">
        <w:rPr>
          <w:rFonts w:ascii="Times New Roman" w:hAnsi="Times New Roman" w:cs="Times New Roman"/>
        </w:rPr>
        <w:t xml:space="preserve"> the 19</w:t>
      </w:r>
      <w:r w:rsidR="00AE5B6B">
        <w:rPr>
          <w:rFonts w:ascii="Times New Roman" w:hAnsi="Times New Roman" w:cs="Times New Roman"/>
        </w:rPr>
        <w:t xml:space="preserve">80s, the system had completely transformed such that now, </w:t>
      </w:r>
      <w:del w:id="538" w:author="Polacko, Matt (2017)" w:date="2022-05-26T15:46:00Z">
        <w:r w:rsidR="00AE5B6B" w:rsidDel="0084146F">
          <w:rPr>
            <w:rFonts w:ascii="Times New Roman" w:hAnsi="Times New Roman" w:cs="Times New Roman"/>
          </w:rPr>
          <w:delText>very rarely</w:delText>
        </w:r>
      </w:del>
      <w:ins w:id="539" w:author="Polacko, Matt (2017)" w:date="2022-05-26T15:46:00Z">
        <w:r w:rsidR="0084146F">
          <w:rPr>
            <w:rFonts w:ascii="Times New Roman" w:hAnsi="Times New Roman" w:cs="Times New Roman"/>
          </w:rPr>
          <w:t>only on a few occasions did</w:t>
        </w:r>
      </w:ins>
      <w:del w:id="540" w:author="Polacko, Matt (2017)" w:date="2022-05-26T15:46:00Z">
        <w:r w:rsidR="00AE5B6B" w:rsidDel="0084146F">
          <w:rPr>
            <w:rFonts w:ascii="Times New Roman" w:hAnsi="Times New Roman" w:cs="Times New Roman"/>
          </w:rPr>
          <w:delText xml:space="preserve"> do</w:delText>
        </w:r>
      </w:del>
      <w:r w:rsidR="00AE5B6B">
        <w:rPr>
          <w:rFonts w:ascii="Times New Roman" w:hAnsi="Times New Roman" w:cs="Times New Roman"/>
        </w:rPr>
        <w:t xml:space="preserve"> parties emphasize economic issues more than 2.5 times </w:t>
      </w:r>
      <w:ins w:id="541" w:author="Polacko, Matt (2017)" w:date="2022-05-26T15:46:00Z">
        <w:r w:rsidR="0084146F">
          <w:rPr>
            <w:rFonts w:ascii="Times New Roman" w:hAnsi="Times New Roman" w:cs="Times New Roman"/>
          </w:rPr>
          <w:t xml:space="preserve">as </w:t>
        </w:r>
      </w:ins>
      <w:r w:rsidR="00AE5B6B">
        <w:rPr>
          <w:rFonts w:ascii="Times New Roman" w:hAnsi="Times New Roman" w:cs="Times New Roman"/>
        </w:rPr>
        <w:t>social issues</w:t>
      </w:r>
      <w:ins w:id="542" w:author="Polacko, Matt (2017)" w:date="2022-05-26T15:48:00Z">
        <w:r w:rsidR="0084146F">
          <w:rPr>
            <w:rFonts w:ascii="Times New Roman" w:hAnsi="Times New Roman" w:cs="Times New Roman"/>
          </w:rPr>
          <w:t xml:space="preserve">. </w:t>
        </w:r>
        <w:r w:rsidR="00964342">
          <w:rPr>
            <w:rFonts w:ascii="Times New Roman" w:hAnsi="Times New Roman" w:cs="Times New Roman"/>
          </w:rPr>
          <w:t xml:space="preserve">The party system has gradually become more focused </w:t>
        </w:r>
      </w:ins>
      <w:ins w:id="543" w:author="Polacko, Matt (2017)" w:date="2022-05-26T15:49:00Z">
        <w:r w:rsidR="00964342">
          <w:rPr>
            <w:rFonts w:ascii="Times New Roman" w:hAnsi="Times New Roman" w:cs="Times New Roman"/>
          </w:rPr>
          <w:t>on social issues, as since</w:t>
        </w:r>
      </w:ins>
      <w:ins w:id="544" w:author="Polacko, Matt (2017)" w:date="2022-05-26T15:47:00Z">
        <w:r w:rsidR="0084146F">
          <w:rPr>
            <w:rFonts w:ascii="Times New Roman" w:hAnsi="Times New Roman" w:cs="Times New Roman"/>
          </w:rPr>
          <w:t xml:space="preserve"> 200</w:t>
        </w:r>
      </w:ins>
      <w:ins w:id="545" w:author="Polacko, Matt (2017)" w:date="2022-05-26T15:50:00Z">
        <w:r w:rsidR="00964342">
          <w:rPr>
            <w:rFonts w:ascii="Times New Roman" w:hAnsi="Times New Roman" w:cs="Times New Roman"/>
          </w:rPr>
          <w:t>6</w:t>
        </w:r>
      </w:ins>
      <w:ins w:id="546" w:author="Polacko, Matt (2017)" w:date="2022-05-26T15:49:00Z">
        <w:r w:rsidR="00964342">
          <w:rPr>
            <w:rFonts w:ascii="Times New Roman" w:hAnsi="Times New Roman" w:cs="Times New Roman"/>
          </w:rPr>
          <w:t>,</w:t>
        </w:r>
      </w:ins>
      <w:ins w:id="547" w:author="Polacko, Matt (2017)" w:date="2022-05-26T15:47:00Z">
        <w:r w:rsidR="0084146F">
          <w:rPr>
            <w:rFonts w:ascii="Times New Roman" w:hAnsi="Times New Roman" w:cs="Times New Roman"/>
          </w:rPr>
          <w:t xml:space="preserve"> only the NDP has given greater salienc</w:t>
        </w:r>
      </w:ins>
      <w:ins w:id="548" w:author="Polacko, Matt (2017)" w:date="2022-05-26T15:48:00Z">
        <w:r w:rsidR="0084146F">
          <w:rPr>
            <w:rFonts w:ascii="Times New Roman" w:hAnsi="Times New Roman" w:cs="Times New Roman"/>
          </w:rPr>
          <w:t>y to economic</w:t>
        </w:r>
      </w:ins>
      <w:ins w:id="549" w:author="Polacko, Matt (2017)" w:date="2022-05-26T15:49:00Z">
        <w:r w:rsidR="00964342">
          <w:rPr>
            <w:rFonts w:ascii="Times New Roman" w:hAnsi="Times New Roman" w:cs="Times New Roman"/>
          </w:rPr>
          <w:t>, over</w:t>
        </w:r>
      </w:ins>
      <w:ins w:id="550" w:author="Polacko, Matt (2017)" w:date="2022-05-26T15:48:00Z">
        <w:r w:rsidR="0084146F">
          <w:rPr>
            <w:rFonts w:ascii="Times New Roman" w:hAnsi="Times New Roman" w:cs="Times New Roman"/>
          </w:rPr>
          <w:t xml:space="preserve"> social issues.</w:t>
        </w:r>
      </w:ins>
      <w:del w:id="551" w:author="Polacko, Matt (2017)" w:date="2022-05-26T15:46:00Z">
        <w:r w:rsidR="00AE5B6B" w:rsidDel="0084146F">
          <w:rPr>
            <w:rFonts w:ascii="Times New Roman" w:hAnsi="Times New Roman" w:cs="Times New Roman"/>
          </w:rPr>
          <w:delText xml:space="preserve">. </w:delText>
        </w:r>
      </w:del>
    </w:p>
    <w:p w14:paraId="72157BB4" w14:textId="2751D715" w:rsidR="00AE5B6B" w:rsidRDefault="00AE5B6B" w:rsidP="000F33F6">
      <w:pPr>
        <w:ind w:firstLine="720"/>
        <w:jc w:val="both"/>
        <w:divId w:val="307175986"/>
        <w:rPr>
          <w:ins w:id="552" w:author="Polacko, Matt (2017)" w:date="2022-05-26T15:36:00Z"/>
          <w:rFonts w:ascii="Times New Roman" w:hAnsi="Times New Roman" w:cs="Times New Roman"/>
        </w:rPr>
      </w:pPr>
      <w:r>
        <w:rPr>
          <w:rFonts w:ascii="Times New Roman" w:hAnsi="Times New Roman" w:cs="Times New Roman"/>
        </w:rPr>
        <w:t>And if we look more specifically at each party, there are some important patterns. On the one hand, the NDP has gone the furthe</w:t>
      </w:r>
      <w:r w:rsidR="001B7A85">
        <w:rPr>
          <w:rFonts w:ascii="Times New Roman" w:hAnsi="Times New Roman" w:cs="Times New Roman"/>
        </w:rPr>
        <w:t>st</w:t>
      </w:r>
      <w:r>
        <w:rPr>
          <w:rFonts w:ascii="Times New Roman" w:hAnsi="Times New Roman" w:cs="Times New Roman"/>
        </w:rPr>
        <w:t xml:space="preserve"> with an extremely steep decline in emphasis in economic issues, such that in recent campaigns, it is emphasizing social and economic issues at </w:t>
      </w:r>
      <w:del w:id="553" w:author="Polacko, Matt (2017)" w:date="2022-05-26T15:49:00Z">
        <w:r w:rsidDel="00964342">
          <w:rPr>
            <w:rFonts w:ascii="Times New Roman" w:hAnsi="Times New Roman" w:cs="Times New Roman"/>
          </w:rPr>
          <w:delText xml:space="preserve">about </w:delText>
        </w:r>
      </w:del>
      <w:ins w:id="554" w:author="Polacko, Matt (2017)" w:date="2022-05-26T15:49:00Z">
        <w:r w:rsidR="00964342">
          <w:rPr>
            <w:rFonts w:ascii="Times New Roman" w:hAnsi="Times New Roman" w:cs="Times New Roman"/>
          </w:rPr>
          <w:t xml:space="preserve">roughly </w:t>
        </w:r>
      </w:ins>
      <w:r>
        <w:rPr>
          <w:rFonts w:ascii="Times New Roman" w:hAnsi="Times New Roman" w:cs="Times New Roman"/>
        </w:rPr>
        <w:t>the same rate.</w:t>
      </w:r>
      <w:r w:rsidR="001B7A85">
        <w:rPr>
          <w:rFonts w:ascii="Times New Roman" w:hAnsi="Times New Roman" w:cs="Times New Roman"/>
        </w:rPr>
        <w:t xml:space="preserve"> However, the </w:t>
      </w:r>
      <w:del w:id="555" w:author="Polacko, Matt (2017)" w:date="2022-05-26T15:50:00Z">
        <w:r w:rsidR="001B7A85" w:rsidDel="00964342">
          <w:rPr>
            <w:rFonts w:ascii="Times New Roman" w:hAnsi="Times New Roman" w:cs="Times New Roman"/>
          </w:rPr>
          <w:delText>right-wing</w:delText>
        </w:r>
      </w:del>
      <w:ins w:id="556" w:author="Polacko, Matt (2017)" w:date="2022-05-26T15:50:00Z">
        <w:r w:rsidR="00964342">
          <w:rPr>
            <w:rFonts w:ascii="Times New Roman" w:hAnsi="Times New Roman" w:cs="Times New Roman"/>
          </w:rPr>
          <w:t>conservative</w:t>
        </w:r>
      </w:ins>
      <w:r w:rsidR="001B7A85">
        <w:rPr>
          <w:rFonts w:ascii="Times New Roman" w:hAnsi="Times New Roman" w:cs="Times New Roman"/>
        </w:rPr>
        <w:t xml:space="preserve"> parties (represented in one line</w:t>
      </w:r>
      <w:del w:id="557" w:author="Matt Polacko" w:date="2022-05-27T10:53:00Z">
        <w:r w:rsidR="001B7A85">
          <w:rPr>
            <w:rFonts w:ascii="Times New Roman" w:hAnsi="Times New Roman" w:cs="Times New Roman"/>
          </w:rPr>
          <w:delText>)</w:delText>
        </w:r>
      </w:del>
      <w:ins w:id="558" w:author="Matt Polacko" w:date="2022-05-27T10:53:00Z">
        <w:r w:rsidR="001B7A85">
          <w:rPr>
            <w:rFonts w:ascii="Times New Roman" w:hAnsi="Times New Roman" w:cs="Times New Roman"/>
          </w:rPr>
          <w:t>)</w:t>
        </w:r>
      </w:ins>
      <w:ins w:id="559" w:author="Polacko, Matt (2017)" w:date="2022-05-26T15:51:00Z">
        <w:r w:rsidR="00964342">
          <w:rPr>
            <w:rFonts w:ascii="Times New Roman" w:hAnsi="Times New Roman" w:cs="Times New Roman"/>
          </w:rPr>
          <w:t>, and the Liberals</w:t>
        </w:r>
      </w:ins>
      <w:r w:rsidR="001B7A85">
        <w:rPr>
          <w:rFonts w:ascii="Times New Roman" w:hAnsi="Times New Roman" w:cs="Times New Roman"/>
        </w:rPr>
        <w:t xml:space="preserve"> have also shown a </w:t>
      </w:r>
      <w:del w:id="560" w:author="Polacko, Matt (2017)" w:date="2022-05-26T15:50:00Z">
        <w:r w:rsidR="001B7A85" w:rsidDel="00964342">
          <w:rPr>
            <w:rFonts w:ascii="Times New Roman" w:hAnsi="Times New Roman" w:cs="Times New Roman"/>
          </w:rPr>
          <w:delText xml:space="preserve">reasonably </w:delText>
        </w:r>
      </w:del>
      <w:r w:rsidR="001B7A85">
        <w:rPr>
          <w:rFonts w:ascii="Times New Roman" w:hAnsi="Times New Roman" w:cs="Times New Roman"/>
        </w:rPr>
        <w:t xml:space="preserve">significant transformation from </w:t>
      </w:r>
      <w:r w:rsidR="00E947DA">
        <w:rPr>
          <w:rFonts w:ascii="Times New Roman" w:hAnsi="Times New Roman" w:cs="Times New Roman"/>
        </w:rPr>
        <w:t>presenting</w:t>
      </w:r>
      <w:r w:rsidR="001B7A85">
        <w:rPr>
          <w:rFonts w:ascii="Times New Roman" w:hAnsi="Times New Roman" w:cs="Times New Roman"/>
        </w:rPr>
        <w:t xml:space="preserve"> business-friendly </w:t>
      </w:r>
      <w:r w:rsidR="00E947DA">
        <w:rPr>
          <w:rFonts w:ascii="Times New Roman" w:hAnsi="Times New Roman" w:cs="Times New Roman"/>
        </w:rPr>
        <w:t>brokerage</w:t>
      </w:r>
      <w:r w:rsidR="001B7A85">
        <w:rPr>
          <w:rFonts w:ascii="Times New Roman" w:hAnsi="Times New Roman" w:cs="Times New Roman"/>
        </w:rPr>
        <w:t xml:space="preserve"> manifestos to emphasizing social </w:t>
      </w:r>
      <w:del w:id="561" w:author="Polacko, Matt (2017)" w:date="2022-05-26T15:50:00Z">
        <w:r w:rsidR="001B7A85" w:rsidDel="00964342">
          <w:rPr>
            <w:rFonts w:ascii="Times New Roman" w:hAnsi="Times New Roman" w:cs="Times New Roman"/>
          </w:rPr>
          <w:delText xml:space="preserve">and cultural </w:delText>
        </w:r>
      </w:del>
      <w:r w:rsidR="001B7A85">
        <w:rPr>
          <w:rFonts w:ascii="Times New Roman" w:hAnsi="Times New Roman" w:cs="Times New Roman"/>
        </w:rPr>
        <w:t>issues</w:t>
      </w:r>
      <w:del w:id="562" w:author="Matt Polacko" w:date="2022-05-27T10:53:00Z">
        <w:r w:rsidR="001B7A85">
          <w:rPr>
            <w:rFonts w:ascii="Times New Roman" w:hAnsi="Times New Roman" w:cs="Times New Roman"/>
          </w:rPr>
          <w:delText>.</w:delText>
        </w:r>
      </w:del>
      <w:ins w:id="563" w:author="Polacko, Matt (2017)" w:date="2022-05-26T15:51:00Z">
        <w:r w:rsidR="00964342">
          <w:rPr>
            <w:rFonts w:ascii="Times New Roman" w:hAnsi="Times New Roman" w:cs="Times New Roman"/>
          </w:rPr>
          <w:t xml:space="preserve"> in recent </w:t>
        </w:r>
      </w:ins>
      <w:ins w:id="564" w:author="Polacko, Matt (2017)" w:date="2022-05-26T15:52:00Z">
        <w:r w:rsidR="00964342">
          <w:rPr>
            <w:rFonts w:ascii="Times New Roman" w:hAnsi="Times New Roman" w:cs="Times New Roman"/>
          </w:rPr>
          <w:t>years</w:t>
        </w:r>
      </w:ins>
      <w:ins w:id="565" w:author="Matt Polacko" w:date="2022-05-27T10:53:00Z">
        <w:r w:rsidR="001B7A85">
          <w:rPr>
            <w:rFonts w:ascii="Times New Roman" w:hAnsi="Times New Roman" w:cs="Times New Roman"/>
          </w:rPr>
          <w:t>.</w:t>
        </w:r>
      </w:ins>
      <w:del w:id="566" w:author="Polacko, Matt (2017)" w:date="2022-05-26T15:52:00Z">
        <w:r w:rsidR="001B7A85" w:rsidDel="00964342">
          <w:rPr>
            <w:rFonts w:ascii="Times New Roman" w:hAnsi="Times New Roman" w:cs="Times New Roman"/>
          </w:rPr>
          <w:delText xml:space="preserve"> Curiously, the Liberals have remained fairly consistent on this measure.</w:delText>
        </w:r>
      </w:del>
    </w:p>
    <w:p w14:paraId="38CAB85B" w14:textId="4E1A04C3" w:rsidR="007938E3" w:rsidRDefault="007938E3" w:rsidP="000F33F6">
      <w:pPr>
        <w:ind w:firstLine="720"/>
        <w:jc w:val="both"/>
        <w:divId w:val="307175986"/>
        <w:rPr>
          <w:ins w:id="567" w:author="Matt Polacko" w:date="2022-05-27T10:53:00Z"/>
          <w:rFonts w:ascii="Times New Roman" w:hAnsi="Times New Roman" w:cs="Times New Roman"/>
        </w:rPr>
      </w:pPr>
    </w:p>
    <w:p w14:paraId="1473DB43" w14:textId="77777777" w:rsidR="0076620F" w:rsidRDefault="005A6382" w:rsidP="00B151A7">
      <w:pPr>
        <w:keepNext/>
        <w:jc w:val="center"/>
        <w:divId w:val="307175986"/>
      </w:pPr>
      <w:ins w:id="568" w:author="Matt Polacko" w:date="2022-05-27T10:53:00Z">
        <w:r>
          <w:rPr>
            <w:rFonts w:ascii="Times New Roman" w:hAnsi="Times New Roman" w:cs="Times New Roman"/>
            <w:noProof/>
          </w:rPr>
          <w:lastRenderedPageBreak/>
          <w:drawing>
            <wp:inline distT="0" distB="0" distL="0" distR="0" wp14:anchorId="1A7F33AA" wp14:editId="62DC3D51">
              <wp:extent cx="5425589" cy="4069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5589" cy="4069192"/>
                      </a:xfrm>
                      <a:prstGeom prst="rect">
                        <a:avLst/>
                      </a:prstGeom>
                    </pic:spPr>
                  </pic:pic>
                </a:graphicData>
              </a:graphic>
            </wp:inline>
          </w:drawing>
        </w:r>
      </w:ins>
    </w:p>
    <w:p w14:paraId="709C163F" w14:textId="0DD4A791" w:rsidR="005A6382" w:rsidRPr="008C5E1F" w:rsidRDefault="0076620F" w:rsidP="008C5E1F">
      <w:pPr>
        <w:pStyle w:val="Caption"/>
        <w:divId w:val="307175986"/>
        <w:rPr>
          <w:rFonts w:ascii="Times New Roman" w:hAnsi="Times New Roman"/>
          <w:color w:val="auto"/>
          <w:sz w:val="20"/>
        </w:rPr>
      </w:pPr>
      <w:r w:rsidRPr="008C5E1F">
        <w:rPr>
          <w:rFonts w:ascii="Times New Roman" w:hAnsi="Times New Roman"/>
          <w:color w:val="auto"/>
          <w:sz w:val="20"/>
        </w:rPr>
        <w:t xml:space="preserve">Figure 6: Ratio of </w:t>
      </w:r>
      <w:r w:rsidR="0045075C" w:rsidRPr="008C5E1F">
        <w:rPr>
          <w:rFonts w:ascii="Times New Roman" w:hAnsi="Times New Roman"/>
          <w:color w:val="auto"/>
          <w:sz w:val="20"/>
        </w:rPr>
        <w:t xml:space="preserve">economic to </w:t>
      </w:r>
      <w:del w:id="569" w:author="Matt Polacko" w:date="2022-05-27T10:53:00Z">
        <w:r w:rsidR="0045075C">
          <w:delText>social issues</w:delText>
        </w:r>
      </w:del>
      <w:ins w:id="570" w:author="Polacko, Matt (2017)" w:date="2022-05-27T10:53:00Z">
        <w:r w:rsidR="0045075C" w:rsidRPr="008C5E1F">
          <w:rPr>
            <w:rFonts w:ascii="Times New Roman" w:hAnsi="Times New Roman" w:cs="Times New Roman"/>
            <w:color w:val="auto"/>
            <w:sz w:val="20"/>
            <w:szCs w:val="20"/>
          </w:rPr>
          <w:t>soci</w:t>
        </w:r>
      </w:ins>
      <w:ins w:id="571" w:author="Polacko, Matt (2017)" w:date="2022-05-26T15:37:00Z">
        <w:r w:rsidR="007938E3" w:rsidRPr="008C5E1F">
          <w:rPr>
            <w:rFonts w:ascii="Times New Roman" w:hAnsi="Times New Roman" w:cs="Times New Roman"/>
            <w:color w:val="auto"/>
            <w:sz w:val="20"/>
            <w:szCs w:val="20"/>
          </w:rPr>
          <w:t>o-cultural</w:t>
        </w:r>
      </w:ins>
      <w:del w:id="572" w:author="Polacko, Matt (2017)" w:date="2022-05-26T15:37:00Z">
        <w:r w:rsidR="0045075C" w:rsidRPr="008C5E1F" w:rsidDel="007938E3">
          <w:rPr>
            <w:rFonts w:ascii="Times New Roman" w:hAnsi="Times New Roman" w:cs="Times New Roman"/>
            <w:color w:val="auto"/>
            <w:sz w:val="20"/>
            <w:szCs w:val="20"/>
          </w:rPr>
          <w:delText>al</w:delText>
        </w:r>
      </w:del>
      <w:ins w:id="573" w:author="Polacko, Matt (2017)" w:date="2022-05-27T10:53:00Z">
        <w:r w:rsidR="0045075C" w:rsidRPr="008C5E1F">
          <w:rPr>
            <w:rFonts w:ascii="Times New Roman" w:hAnsi="Times New Roman" w:cs="Times New Roman"/>
            <w:color w:val="auto"/>
            <w:sz w:val="20"/>
            <w:szCs w:val="20"/>
          </w:rPr>
          <w:t xml:space="preserve"> issue</w:t>
        </w:r>
      </w:ins>
      <w:ins w:id="574" w:author="Polacko, Matt (2017)" w:date="2022-05-26T15:37:00Z">
        <w:r w:rsidR="007938E3" w:rsidRPr="008C5E1F">
          <w:rPr>
            <w:rFonts w:ascii="Times New Roman" w:hAnsi="Times New Roman" w:cs="Times New Roman"/>
            <w:color w:val="auto"/>
            <w:sz w:val="20"/>
            <w:szCs w:val="20"/>
          </w:rPr>
          <w:t xml:space="preserve"> mentions</w:t>
        </w:r>
      </w:ins>
      <w:del w:id="575" w:author="Polacko, Matt (2017)" w:date="2022-05-26T15:37:00Z">
        <w:r w:rsidR="0045075C" w:rsidRPr="008C5E1F" w:rsidDel="007938E3">
          <w:rPr>
            <w:rFonts w:ascii="Times New Roman" w:hAnsi="Times New Roman" w:cs="Times New Roman"/>
            <w:color w:val="auto"/>
            <w:sz w:val="20"/>
            <w:szCs w:val="20"/>
          </w:rPr>
          <w:delText>s</w:delText>
        </w:r>
      </w:del>
      <w:r w:rsidR="0045075C" w:rsidRPr="008C5E1F">
        <w:rPr>
          <w:rFonts w:ascii="Times New Roman" w:hAnsi="Times New Roman"/>
          <w:color w:val="auto"/>
          <w:sz w:val="20"/>
        </w:rPr>
        <w:t xml:space="preserve"> in Canadian party manifestos</w:t>
      </w:r>
      <w:ins w:id="576" w:author="Polacko, Matt (2017)" w:date="2022-05-26T15:38:00Z">
        <w:r w:rsidR="007938E3" w:rsidRPr="008C5E1F">
          <w:rPr>
            <w:rFonts w:ascii="Times New Roman" w:hAnsi="Times New Roman"/>
            <w:color w:val="auto"/>
            <w:sz w:val="20"/>
          </w:rPr>
          <w:t xml:space="preserve">, </w:t>
        </w:r>
        <w:r w:rsidR="007938E3" w:rsidRPr="008C5E1F">
          <w:rPr>
            <w:rFonts w:ascii="Times New Roman" w:hAnsi="Times New Roman" w:cs="Times New Roman"/>
            <w:color w:val="auto"/>
            <w:sz w:val="20"/>
            <w:szCs w:val="20"/>
          </w:rPr>
          <w:t>1945-2015</w:t>
        </w:r>
      </w:ins>
      <w:del w:id="577" w:author="Polacko, Matt (2017)" w:date="2022-05-26T15:37:00Z">
        <w:r w:rsidR="0045075C" w:rsidRPr="008C5E1F" w:rsidDel="007938E3">
          <w:rPr>
            <w:rFonts w:ascii="Times New Roman" w:hAnsi="Times New Roman" w:cs="Times New Roman"/>
            <w:color w:val="auto"/>
            <w:sz w:val="20"/>
            <w:szCs w:val="20"/>
          </w:rPr>
          <w:delText xml:space="preserve">, </w:delText>
        </w:r>
        <w:r w:rsidR="0045075C" w:rsidRPr="008C5E1F" w:rsidDel="007938E3">
          <w:rPr>
            <w:rFonts w:ascii="Times New Roman" w:hAnsi="Times New Roman"/>
            <w:color w:val="auto"/>
            <w:sz w:val="20"/>
          </w:rPr>
          <w:delText>19</w:delText>
        </w:r>
      </w:del>
      <w:r w:rsidRPr="008C5E1F">
        <w:rPr>
          <w:rFonts w:ascii="Times New Roman" w:hAnsi="Times New Roman"/>
          <w:color w:val="auto"/>
          <w:sz w:val="20"/>
        </w:rPr>
        <w:t>.</w:t>
      </w:r>
    </w:p>
    <w:p w14:paraId="1787B641" w14:textId="565AD591" w:rsidR="00D104E2" w:rsidRDefault="00D104E2" w:rsidP="001E6808">
      <w:pPr>
        <w:jc w:val="both"/>
        <w:divId w:val="307175986"/>
        <w:rPr>
          <w:rFonts w:ascii="Times New Roman" w:hAnsi="Times New Roman" w:cs="Times New Roman"/>
        </w:rPr>
      </w:pPr>
    </w:p>
    <w:p w14:paraId="6DB12D99" w14:textId="702EFE48" w:rsidR="00797DBC" w:rsidRPr="005875AB" w:rsidRDefault="001B7A85" w:rsidP="008C5E1F">
      <w:pPr>
        <w:ind w:firstLine="720"/>
        <w:jc w:val="both"/>
        <w:divId w:val="307175986"/>
        <w:rPr>
          <w:rFonts w:ascii="Times New Roman" w:hAnsi="Times New Roman" w:cs="Times New Roman"/>
        </w:rPr>
      </w:pPr>
      <w:r>
        <w:rPr>
          <w:rFonts w:ascii="Times New Roman" w:hAnsi="Times New Roman" w:cs="Times New Roman"/>
        </w:rPr>
        <w:t>As a next step, we examine the actual</w:t>
      </w:r>
      <w:ins w:id="578" w:author="Polacko, Matt (2017)" w:date="2022-05-26T15:52:00Z">
        <w:r w:rsidR="00964342">
          <w:rPr>
            <w:rFonts w:ascii="Times New Roman" w:hAnsi="Times New Roman" w:cs="Times New Roman"/>
          </w:rPr>
          <w:t xml:space="preserve"> left-right ideological</w:t>
        </w:r>
      </w:ins>
      <w:ins w:id="579" w:author="Matt Polacko" w:date="2022-05-27T10:53:00Z">
        <w:r>
          <w:rPr>
            <w:rFonts w:ascii="Times New Roman" w:hAnsi="Times New Roman" w:cs="Times New Roman"/>
          </w:rPr>
          <w:t xml:space="preserve"> </w:t>
        </w:r>
      </w:ins>
      <w:r>
        <w:rPr>
          <w:rFonts w:ascii="Times New Roman" w:hAnsi="Times New Roman" w:cs="Times New Roman"/>
          <w:i/>
          <w:iCs/>
        </w:rPr>
        <w:t xml:space="preserve">position </w:t>
      </w:r>
      <w:del w:id="580" w:author="Polacko, Matt (2017)" w:date="2022-05-26T15:52:00Z">
        <w:r w:rsidDel="00964342">
          <w:rPr>
            <w:rFonts w:ascii="Times New Roman" w:hAnsi="Times New Roman" w:cs="Times New Roman"/>
          </w:rPr>
          <w:delText xml:space="preserve">in </w:delText>
        </w:r>
        <w:r w:rsidR="00BB5FAC" w:rsidDel="00964342">
          <w:rPr>
            <w:rFonts w:ascii="Times New Roman" w:hAnsi="Times New Roman" w:cs="Times New Roman"/>
          </w:rPr>
          <w:delText xml:space="preserve">ideological space </w:delText>
        </w:r>
      </w:del>
      <w:r w:rsidR="00BB5FAC">
        <w:rPr>
          <w:rFonts w:ascii="Times New Roman" w:hAnsi="Times New Roman" w:cs="Times New Roman"/>
        </w:rPr>
        <w:t xml:space="preserve">by </w:t>
      </w:r>
      <w:ins w:id="581" w:author="Polacko, Matt (2017)" w:date="2022-05-26T15:52:00Z">
        <w:r w:rsidR="00964342">
          <w:rPr>
            <w:rFonts w:ascii="Times New Roman" w:hAnsi="Times New Roman" w:cs="Times New Roman"/>
          </w:rPr>
          <w:t xml:space="preserve">the major </w:t>
        </w:r>
      </w:ins>
      <w:del w:id="582" w:author="Polacko, Matt (2017)" w:date="2022-05-26T15:52:00Z">
        <w:r w:rsidR="00BB5FAC" w:rsidDel="00964342">
          <w:rPr>
            <w:rFonts w:ascii="Times New Roman" w:hAnsi="Times New Roman" w:cs="Times New Roman"/>
          </w:rPr>
          <w:delText xml:space="preserve">all </w:delText>
        </w:r>
      </w:del>
      <w:r w:rsidR="00BB5FAC">
        <w:rPr>
          <w:rFonts w:ascii="Times New Roman" w:hAnsi="Times New Roman" w:cs="Times New Roman"/>
        </w:rPr>
        <w:t xml:space="preserve">parties and compare </w:t>
      </w:r>
      <w:del w:id="583" w:author="Polacko, Matt (2017)" w:date="2022-05-26T15:53:00Z">
        <w:r w:rsidR="00BB5FAC" w:rsidDel="00964342">
          <w:rPr>
            <w:rFonts w:ascii="Times New Roman" w:hAnsi="Times New Roman" w:cs="Times New Roman"/>
          </w:rPr>
          <w:delText xml:space="preserve">that </w:delText>
        </w:r>
      </w:del>
      <w:ins w:id="584" w:author="Polacko, Matt (2017)" w:date="2022-05-26T15:53:00Z">
        <w:r w:rsidR="00964342">
          <w:rPr>
            <w:rFonts w:ascii="Times New Roman" w:hAnsi="Times New Roman" w:cs="Times New Roman"/>
          </w:rPr>
          <w:t xml:space="preserve">it </w:t>
        </w:r>
      </w:ins>
      <w:r w:rsidR="00BB5FAC">
        <w:rPr>
          <w:rFonts w:ascii="Times New Roman" w:hAnsi="Times New Roman" w:cs="Times New Roman"/>
        </w:rPr>
        <w:t>with voter</w:t>
      </w:r>
      <w:del w:id="585" w:author="Polacko, Matt (2017)" w:date="2022-05-26T15:53:00Z">
        <w:r w:rsidR="00BB5FAC" w:rsidDel="00964342">
          <w:rPr>
            <w:rFonts w:ascii="Times New Roman" w:hAnsi="Times New Roman" w:cs="Times New Roman"/>
          </w:rPr>
          <w:delText>s</w:delText>
        </w:r>
        <w:r w:rsidR="00E947DA" w:rsidDel="00964342">
          <w:rPr>
            <w:rFonts w:ascii="Times New Roman" w:hAnsi="Times New Roman" w:cs="Times New Roman"/>
          </w:rPr>
          <w:delText>’</w:delText>
        </w:r>
      </w:del>
      <w:r w:rsidR="00BB5FAC">
        <w:rPr>
          <w:rFonts w:ascii="Times New Roman" w:hAnsi="Times New Roman" w:cs="Times New Roman"/>
        </w:rPr>
        <w:t xml:space="preserve"> positions on </w:t>
      </w:r>
      <w:del w:id="586" w:author="Polacko, Matt (2017)" w:date="2022-05-26T15:55:00Z">
        <w:r w:rsidR="00BB5FAC" w:rsidDel="00850B0D">
          <w:rPr>
            <w:rFonts w:ascii="Times New Roman" w:hAnsi="Times New Roman" w:cs="Times New Roman"/>
          </w:rPr>
          <w:delText>similar issues</w:delText>
        </w:r>
      </w:del>
      <w:del w:id="587" w:author="Matt Polacko" w:date="2022-05-27T10:53:00Z">
        <w:r w:rsidR="00BB5FAC">
          <w:rPr>
            <w:rFonts w:ascii="Times New Roman" w:hAnsi="Times New Roman" w:cs="Times New Roman"/>
          </w:rPr>
          <w:delText>.</w:delText>
        </w:r>
      </w:del>
      <w:ins w:id="588" w:author="Polacko, Matt (2017)" w:date="2022-05-26T15:55:00Z">
        <w:r w:rsidR="00850B0D">
          <w:rPr>
            <w:rFonts w:ascii="Times New Roman" w:hAnsi="Times New Roman" w:cs="Times New Roman"/>
          </w:rPr>
          <w:t>both the economic and socio-cultural dimensions</w:t>
        </w:r>
      </w:ins>
      <w:ins w:id="589" w:author="Matt Polacko" w:date="2022-05-27T10:53:00Z">
        <w:r w:rsidR="00BB5FAC">
          <w:rPr>
            <w:rFonts w:ascii="Times New Roman" w:hAnsi="Times New Roman" w:cs="Times New Roman"/>
          </w:rPr>
          <w:t>.</w:t>
        </w:r>
      </w:ins>
      <w:ins w:id="590" w:author="Polacko, Matt (2017)" w:date="2022-05-26T15:55:00Z">
        <w:r w:rsidR="00850B0D">
          <w:rPr>
            <w:rFonts w:ascii="Times New Roman" w:hAnsi="Times New Roman" w:cs="Times New Roman"/>
          </w:rPr>
          <w:t xml:space="preserve"> </w:t>
        </w:r>
      </w:ins>
      <w:del w:id="591" w:author="Polacko, Matt (2017)" w:date="2022-05-26T15:55:00Z">
        <w:r w:rsidR="6FAFCB44" w:rsidRPr="6FAFCB44" w:rsidDel="00850B0D">
          <w:rPr>
            <w:rFonts w:ascii="Times New Roman" w:hAnsi="Times New Roman" w:cs="Times New Roman"/>
          </w:rPr>
          <w:delText xml:space="preserve"> </w:delText>
        </w:r>
        <w:r w:rsidR="00D3653C" w:rsidDel="00850B0D">
          <w:rPr>
            <w:rFonts w:ascii="Times New Roman" w:hAnsi="Times New Roman" w:cs="Times New Roman"/>
          </w:rPr>
          <w:delText>W</w:delText>
        </w:r>
        <w:r w:rsidR="6FAFCB44" w:rsidRPr="6FAFCB44" w:rsidDel="00850B0D">
          <w:rPr>
            <w:rFonts w:ascii="Times New Roman" w:hAnsi="Times New Roman" w:cs="Times New Roman"/>
          </w:rPr>
          <w:delText xml:space="preserve">e </w:delText>
        </w:r>
      </w:del>
      <w:del w:id="592" w:author="Polacko, Matt (2017)" w:date="2022-05-26T15:53:00Z">
        <w:r w:rsidR="00D3653C" w:rsidDel="00964342">
          <w:rPr>
            <w:rFonts w:ascii="Times New Roman" w:hAnsi="Times New Roman" w:cs="Times New Roman"/>
          </w:rPr>
          <w:delText xml:space="preserve">took </w:delText>
        </w:r>
      </w:del>
      <w:del w:id="593" w:author="Polacko, Matt (2017)" w:date="2022-05-26T15:55:00Z">
        <w:r w:rsidR="00D3653C" w:rsidDel="00850B0D">
          <w:rPr>
            <w:rFonts w:ascii="Times New Roman" w:hAnsi="Times New Roman" w:cs="Times New Roman"/>
          </w:rPr>
          <w:delText>the economic and soci</w:delText>
        </w:r>
      </w:del>
      <w:del w:id="594" w:author="Polacko, Matt (2017)" w:date="2022-05-26T15:53:00Z">
        <w:r w:rsidR="00D3653C" w:rsidDel="00850B0D">
          <w:rPr>
            <w:rFonts w:ascii="Times New Roman" w:hAnsi="Times New Roman" w:cs="Times New Roman"/>
          </w:rPr>
          <w:delText>al</w:delText>
        </w:r>
      </w:del>
      <w:del w:id="595" w:author="Polacko, Matt (2017)" w:date="2022-05-26T15:55:00Z">
        <w:r w:rsidR="00D3653C" w:rsidDel="00850B0D">
          <w:rPr>
            <w:rFonts w:ascii="Times New Roman" w:hAnsi="Times New Roman" w:cs="Times New Roman"/>
          </w:rPr>
          <w:delText xml:space="preserve"> </w:delText>
        </w:r>
      </w:del>
      <w:del w:id="596" w:author="Polacko, Matt (2017)" w:date="2022-05-26T15:54:00Z">
        <w:r w:rsidR="00D3653C" w:rsidDel="00850B0D">
          <w:rPr>
            <w:rFonts w:ascii="Times New Roman" w:hAnsi="Times New Roman" w:cs="Times New Roman"/>
          </w:rPr>
          <w:delText>scales</w:delText>
        </w:r>
        <w:r w:rsidR="6FAFCB44" w:rsidRPr="6FAFCB44" w:rsidDel="00850B0D">
          <w:rPr>
            <w:rFonts w:ascii="Times New Roman" w:hAnsi="Times New Roman" w:cs="Times New Roman"/>
          </w:rPr>
          <w:delText xml:space="preserve"> </w:delText>
        </w:r>
      </w:del>
      <w:del w:id="597" w:author="Polacko, Matt (2017)" w:date="2022-05-26T15:55:00Z">
        <w:r w:rsidR="6FAFCB44" w:rsidRPr="6FAFCB44" w:rsidDel="00850B0D">
          <w:rPr>
            <w:rFonts w:ascii="Times New Roman" w:hAnsi="Times New Roman" w:cs="Times New Roman"/>
          </w:rPr>
          <w:delText>from the M</w:delText>
        </w:r>
      </w:del>
      <w:del w:id="598" w:author="Polacko, Matt (2017)" w:date="2022-05-26T15:53:00Z">
        <w:r w:rsidR="6FAFCB44" w:rsidRPr="6FAFCB44" w:rsidDel="00850B0D">
          <w:rPr>
            <w:rFonts w:ascii="Times New Roman" w:hAnsi="Times New Roman" w:cs="Times New Roman"/>
          </w:rPr>
          <w:delText xml:space="preserve">anifesto Project </w:delText>
        </w:r>
      </w:del>
      <w:del w:id="599" w:author="Polacko, Matt (2017)" w:date="2022-05-26T15:55:00Z">
        <w:r w:rsidR="6FAFCB44" w:rsidRPr="6FAFCB44" w:rsidDel="00850B0D">
          <w:rPr>
            <w:rFonts w:ascii="Times New Roman" w:hAnsi="Times New Roman" w:cs="Times New Roman"/>
          </w:rPr>
          <w:delText xml:space="preserve">and compared policy positions with voter positions on identical issues. </w:delText>
        </w:r>
      </w:del>
      <w:r w:rsidR="6FAFCB44" w:rsidRPr="6FAFCB44">
        <w:rPr>
          <w:rFonts w:ascii="Times New Roman" w:hAnsi="Times New Roman" w:cs="Times New Roman"/>
        </w:rPr>
        <w:t xml:space="preserve">The results are </w:t>
      </w:r>
      <w:ins w:id="600" w:author="Polacko, Matt (2017)" w:date="2022-05-26T15:55:00Z">
        <w:r w:rsidR="00850B0D">
          <w:rPr>
            <w:rFonts w:ascii="Times New Roman" w:hAnsi="Times New Roman" w:cs="Times New Roman"/>
          </w:rPr>
          <w:t xml:space="preserve">displayed </w:t>
        </w:r>
      </w:ins>
      <w:r w:rsidR="6FAFCB44" w:rsidRPr="6FAFCB44">
        <w:rPr>
          <w:rFonts w:ascii="Times New Roman" w:hAnsi="Times New Roman" w:cs="Times New Roman"/>
        </w:rPr>
        <w:t>in Figure</w:t>
      </w:r>
      <w:r w:rsidR="00B31F7C">
        <w:rPr>
          <w:rFonts w:ascii="Times New Roman" w:hAnsi="Times New Roman" w:cs="Times New Roman"/>
        </w:rPr>
        <w:t xml:space="preserve"> </w:t>
      </w:r>
      <w:r w:rsidR="00D3653C">
        <w:rPr>
          <w:rFonts w:ascii="Times New Roman" w:hAnsi="Times New Roman" w:cs="Times New Roman"/>
        </w:rPr>
        <w:t>7</w:t>
      </w:r>
      <w:r w:rsidR="6FAFCB44" w:rsidRPr="6FAFCB44">
        <w:rPr>
          <w:rFonts w:ascii="Times New Roman" w:hAnsi="Times New Roman" w:cs="Times New Roman"/>
        </w:rPr>
        <w:t xml:space="preserve">. </w:t>
      </w:r>
      <w:r w:rsidR="00B31F7C">
        <w:rPr>
          <w:rFonts w:ascii="Times New Roman" w:hAnsi="Times New Roman" w:cs="Times New Roman"/>
        </w:rPr>
        <w:t xml:space="preserve">The top panel </w:t>
      </w:r>
      <w:r w:rsidR="6FAFCB44" w:rsidRPr="6FAFCB44">
        <w:rPr>
          <w:rFonts w:ascii="Times New Roman" w:hAnsi="Times New Roman" w:cs="Times New Roman"/>
        </w:rPr>
        <w:t>shows the parties’ policy positions on economic and social issues from MARPOR (scaled left–right from -100 to 100) (</w:t>
      </w:r>
      <w:proofErr w:type="spellStart"/>
      <w:r w:rsidR="6FAFCB44" w:rsidRPr="6FAFCB44">
        <w:rPr>
          <w:rFonts w:ascii="Times New Roman" w:hAnsi="Times New Roman" w:cs="Times New Roman"/>
        </w:rPr>
        <w:t>Volkens</w:t>
      </w:r>
      <w:proofErr w:type="spellEnd"/>
      <w:r w:rsidR="6FAFCB44" w:rsidRPr="6FAFCB44">
        <w:rPr>
          <w:rFonts w:ascii="Times New Roman" w:hAnsi="Times New Roman" w:cs="Times New Roman"/>
        </w:rPr>
        <w:t xml:space="preserve"> et al. 2020). </w:t>
      </w:r>
      <w:r w:rsidR="001824FC">
        <w:rPr>
          <w:rFonts w:ascii="Times New Roman" w:hAnsi="Times New Roman" w:cs="Times New Roman"/>
        </w:rPr>
        <w:t>The bottom panel shows the</w:t>
      </w:r>
      <w:r w:rsidR="6FAFCB44" w:rsidRPr="6FAFCB44">
        <w:rPr>
          <w:rFonts w:ascii="Times New Roman" w:hAnsi="Times New Roman" w:cs="Times New Roman"/>
        </w:rPr>
        <w:t xml:space="preserve"> position of each </w:t>
      </w:r>
      <w:del w:id="601" w:author="Matt Polacko" w:date="2022-05-27T10:53:00Z">
        <w:r w:rsidR="6FAFCB44" w:rsidRPr="6FAFCB44">
          <w:rPr>
            <w:rFonts w:ascii="Times New Roman" w:hAnsi="Times New Roman" w:cs="Times New Roman"/>
          </w:rPr>
          <w:delText>parties’</w:delText>
        </w:r>
      </w:del>
      <w:ins w:id="602" w:author="Matt Polacko" w:date="2022-05-27T10:53:00Z">
        <w:r w:rsidR="6FAFCB44" w:rsidRPr="6FAFCB44">
          <w:rPr>
            <w:rFonts w:ascii="Times New Roman" w:hAnsi="Times New Roman" w:cs="Times New Roman"/>
          </w:rPr>
          <w:t>part</w:t>
        </w:r>
      </w:ins>
      <w:ins w:id="603" w:author="Microsoft Office User" w:date="2022-05-27T09:40:00Z">
        <w:r w:rsidR="00754461">
          <w:rPr>
            <w:rFonts w:ascii="Times New Roman" w:hAnsi="Times New Roman" w:cs="Times New Roman"/>
          </w:rPr>
          <w:t>y</w:t>
        </w:r>
      </w:ins>
      <w:del w:id="604" w:author="Microsoft Office User" w:date="2022-05-27T09:40:00Z">
        <w:r w:rsidR="6FAFCB44" w:rsidRPr="6FAFCB44" w:rsidDel="00754461">
          <w:rPr>
            <w:rFonts w:ascii="Times New Roman" w:hAnsi="Times New Roman" w:cs="Times New Roman"/>
          </w:rPr>
          <w:delText>ies’</w:delText>
        </w:r>
      </w:del>
      <w:r w:rsidR="6FAFCB44" w:rsidRPr="6FAFCB44">
        <w:rPr>
          <w:rFonts w:ascii="Times New Roman" w:hAnsi="Times New Roman" w:cs="Times New Roman"/>
        </w:rPr>
        <w:t xml:space="preserve"> </w:t>
      </w:r>
      <w:r w:rsidR="001824FC">
        <w:rPr>
          <w:rFonts w:ascii="Times New Roman" w:hAnsi="Times New Roman" w:cs="Times New Roman"/>
        </w:rPr>
        <w:t>on the</w:t>
      </w:r>
      <w:r w:rsidR="6FAFCB44" w:rsidRPr="6FAFCB44">
        <w:rPr>
          <w:rFonts w:ascii="Times New Roman" w:hAnsi="Times New Roman" w:cs="Times New Roman"/>
        </w:rPr>
        <w:t xml:space="preserve"> attitudinal preferences for both the economic and social dimensions from the CES (scaled left–right from 0 to 1).</w:t>
      </w:r>
      <w:r w:rsidR="00294B07">
        <w:rPr>
          <w:rStyle w:val="FootnoteReference"/>
          <w:rFonts w:ascii="Times New Roman" w:hAnsi="Times New Roman" w:cs="Times New Roman"/>
        </w:rPr>
        <w:footnoteReference w:id="7"/>
      </w:r>
      <w:r w:rsidR="00F16331">
        <w:rPr>
          <w:rFonts w:ascii="Times New Roman" w:hAnsi="Times New Roman" w:cs="Times New Roman"/>
        </w:rPr>
        <w:t xml:space="preserve"> </w:t>
      </w:r>
    </w:p>
    <w:p w14:paraId="4418D518" w14:textId="7E53A6E1" w:rsidR="00797DBC" w:rsidRPr="005875AB" w:rsidRDefault="00022CF6" w:rsidP="001E6808">
      <w:pPr>
        <w:jc w:val="both"/>
        <w:divId w:val="307175986"/>
        <w:rPr>
          <w:rFonts w:ascii="Times New Roman" w:hAnsi="Times New Roman" w:cs="Times New Roman"/>
        </w:rPr>
      </w:pPr>
      <w:r>
        <w:rPr>
          <w:rFonts w:ascii="Times New Roman" w:hAnsi="Times New Roman" w:cs="Times New Roman"/>
        </w:rPr>
        <w:tab/>
        <w:t>We draw the reader’s attention to the way in which the Liberals and Conservative platforms overlapped to a large degree on economic</w:t>
      </w:r>
      <w:r w:rsidR="00DA1084">
        <w:rPr>
          <w:rFonts w:ascii="Times New Roman" w:hAnsi="Times New Roman" w:cs="Times New Roman"/>
        </w:rPr>
        <w:t xml:space="preserve"> and social</w:t>
      </w:r>
      <w:r>
        <w:rPr>
          <w:rFonts w:ascii="Times New Roman" w:hAnsi="Times New Roman" w:cs="Times New Roman"/>
        </w:rPr>
        <w:t xml:space="preserve"> issues up until 2011 and 2015</w:t>
      </w:r>
      <w:r w:rsidR="00CF4E98">
        <w:rPr>
          <w:rFonts w:ascii="Times New Roman" w:hAnsi="Times New Roman" w:cs="Times New Roman"/>
        </w:rPr>
        <w:t xml:space="preserve">. However, </w:t>
      </w:r>
      <w:r w:rsidR="00376375">
        <w:rPr>
          <w:rFonts w:ascii="Times New Roman" w:hAnsi="Times New Roman" w:cs="Times New Roman"/>
        </w:rPr>
        <w:t xml:space="preserve">Liberal voters had a more centre-left skew. This suggests that Liberal voters may have had an unmet </w:t>
      </w:r>
      <w:r w:rsidR="00292338">
        <w:rPr>
          <w:rFonts w:ascii="Times New Roman" w:hAnsi="Times New Roman" w:cs="Times New Roman"/>
        </w:rPr>
        <w:t>more center-left economic position that the party has only recently shifted to address.</w:t>
      </w:r>
      <w:r w:rsidR="00610282">
        <w:rPr>
          <w:rFonts w:ascii="Times New Roman" w:hAnsi="Times New Roman" w:cs="Times New Roman"/>
        </w:rPr>
        <w:t xml:space="preserve"> At the same time, on social issues, </w:t>
      </w:r>
      <w:r w:rsidR="00134860">
        <w:rPr>
          <w:rFonts w:ascii="Times New Roman" w:hAnsi="Times New Roman" w:cs="Times New Roman"/>
        </w:rPr>
        <w:t xml:space="preserve">where Liberal voters once occupied a space in between the NDP and the Conservatives, the voters of </w:t>
      </w:r>
      <w:r w:rsidR="00E947DA">
        <w:rPr>
          <w:rFonts w:ascii="Times New Roman" w:hAnsi="Times New Roman" w:cs="Times New Roman"/>
        </w:rPr>
        <w:t xml:space="preserve">the </w:t>
      </w:r>
      <w:r w:rsidR="00134860">
        <w:rPr>
          <w:rFonts w:ascii="Times New Roman" w:hAnsi="Times New Roman" w:cs="Times New Roman"/>
        </w:rPr>
        <w:t>“Brahmin Left” ha</w:t>
      </w:r>
      <w:r w:rsidR="00E947DA">
        <w:rPr>
          <w:rFonts w:ascii="Times New Roman" w:hAnsi="Times New Roman" w:cs="Times New Roman"/>
        </w:rPr>
        <w:t>ve</w:t>
      </w:r>
      <w:r w:rsidR="00134860">
        <w:rPr>
          <w:rFonts w:ascii="Times New Roman" w:hAnsi="Times New Roman" w:cs="Times New Roman"/>
        </w:rPr>
        <w:t xml:space="preserve"> coalesced </w:t>
      </w:r>
      <w:r w:rsidR="00EF2283">
        <w:rPr>
          <w:rFonts w:ascii="Times New Roman" w:hAnsi="Times New Roman" w:cs="Times New Roman"/>
        </w:rPr>
        <w:t xml:space="preserve">to demonstrate virtually no </w:t>
      </w:r>
      <w:r w:rsidR="00BF7B18">
        <w:rPr>
          <w:rFonts w:ascii="Times New Roman" w:hAnsi="Times New Roman" w:cs="Times New Roman"/>
        </w:rPr>
        <w:t>gap on social issues</w:t>
      </w:r>
      <w:r w:rsidR="00E74D0F">
        <w:rPr>
          <w:rFonts w:ascii="Times New Roman" w:hAnsi="Times New Roman" w:cs="Times New Roman"/>
        </w:rPr>
        <w:t>.</w:t>
      </w:r>
      <w:r w:rsidR="00BF7B18">
        <w:rPr>
          <w:rFonts w:ascii="Times New Roman" w:hAnsi="Times New Roman" w:cs="Times New Roman"/>
        </w:rPr>
        <w:t xml:space="preserve"> </w:t>
      </w:r>
    </w:p>
    <w:p w14:paraId="27EEE672" w14:textId="423CD7FF" w:rsidR="00797DBC" w:rsidRPr="005875AB" w:rsidRDefault="00797DBC" w:rsidP="001E6808">
      <w:pPr>
        <w:jc w:val="both"/>
        <w:divId w:val="307175986"/>
        <w:rPr>
          <w:rFonts w:ascii="Times New Roman" w:hAnsi="Times New Roman" w:cs="Times New Roman"/>
        </w:rPr>
      </w:pPr>
    </w:p>
    <w:p w14:paraId="7E036126" w14:textId="77777777" w:rsidR="00C974B1" w:rsidRDefault="00560C77" w:rsidP="008C5E1F">
      <w:pPr>
        <w:keepNext/>
        <w:jc w:val="center"/>
        <w:divId w:val="307175986"/>
      </w:pPr>
      <w:r w:rsidRPr="00564AEA">
        <w:rPr>
          <w:rFonts w:ascii="Times New Roman" w:hAnsi="Times New Roman" w:cs="Times New Roman"/>
          <w:noProof/>
        </w:rPr>
        <w:lastRenderedPageBreak/>
        <w:drawing>
          <wp:inline distT="0" distB="0" distL="0" distR="0" wp14:anchorId="36A92494" wp14:editId="013B083B">
            <wp:extent cx="6496285" cy="649628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6285" cy="6496285"/>
                    </a:xfrm>
                    <a:prstGeom prst="rect">
                      <a:avLst/>
                    </a:prstGeom>
                  </pic:spPr>
                </pic:pic>
              </a:graphicData>
            </a:graphic>
          </wp:inline>
        </w:drawing>
      </w:r>
      <w:ins w:id="605" w:author="Matt Polacko" w:date="2022-05-27T10:53:00Z">
        <w:r w:rsidRPr="00564AEA">
          <w:rPr>
            <w:rFonts w:ascii="Times New Roman" w:hAnsi="Times New Roman" w:cs="Times New Roman"/>
            <w:noProof/>
          </w:rPr>
          <w:drawing>
            <wp:inline distT="0" distB="0" distL="0" distR="0" wp14:anchorId="36A92494" wp14:editId="5864D556">
              <wp:extent cx="6048375" cy="6048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8375" cy="6048375"/>
                      </a:xfrm>
                      <a:prstGeom prst="rect">
                        <a:avLst/>
                      </a:prstGeom>
                    </pic:spPr>
                  </pic:pic>
                </a:graphicData>
              </a:graphic>
            </wp:inline>
          </w:drawing>
        </w:r>
      </w:ins>
    </w:p>
    <w:p w14:paraId="333725EF" w14:textId="7007A7DF" w:rsidR="00797DBC" w:rsidRPr="008C5E1F" w:rsidDel="00850B0D" w:rsidRDefault="00C974B1" w:rsidP="00F16331">
      <w:pPr>
        <w:pStyle w:val="Caption"/>
        <w:jc w:val="both"/>
        <w:divId w:val="307175986"/>
        <w:rPr>
          <w:del w:id="606" w:author="Polacko, Matt (2017)" w:date="2022-05-26T15:55:00Z"/>
          <w:rFonts w:ascii="Times New Roman" w:hAnsi="Times New Roman"/>
          <w:sz w:val="20"/>
        </w:rPr>
      </w:pPr>
      <w:del w:id="607" w:author="Polacko, Matt (2017)" w:date="2022-05-26T15:55:00Z">
        <w:r w:rsidRPr="008C5E1F" w:rsidDel="00850B0D">
          <w:rPr>
            <w:rFonts w:ascii="Times New Roman" w:hAnsi="Times New Roman"/>
            <w:sz w:val="20"/>
          </w:rPr>
          <w:delText xml:space="preserve">Figure </w:delText>
        </w:r>
        <w:r w:rsidR="00527C6A" w:rsidRPr="008C5E1F" w:rsidDel="00850B0D">
          <w:rPr>
            <w:rFonts w:ascii="Times New Roman" w:hAnsi="Times New Roman"/>
            <w:sz w:val="20"/>
          </w:rPr>
          <w:fldChar w:fldCharType="begin"/>
        </w:r>
        <w:r w:rsidR="00527C6A" w:rsidRPr="008C5E1F" w:rsidDel="00850B0D">
          <w:rPr>
            <w:rFonts w:ascii="Times New Roman" w:hAnsi="Times New Roman"/>
            <w:sz w:val="20"/>
          </w:rPr>
          <w:delInstrText xml:space="preserve"> SEQ Figure \* ARABIC </w:delInstrText>
        </w:r>
        <w:r w:rsidR="00527C6A" w:rsidRPr="008C5E1F" w:rsidDel="00850B0D">
          <w:rPr>
            <w:rFonts w:ascii="Times New Roman" w:hAnsi="Times New Roman"/>
            <w:sz w:val="20"/>
          </w:rPr>
          <w:fldChar w:fldCharType="separate"/>
        </w:r>
        <w:r w:rsidR="002B394D" w:rsidRPr="008C5E1F" w:rsidDel="00850B0D">
          <w:rPr>
            <w:rFonts w:ascii="Times New Roman" w:hAnsi="Times New Roman"/>
            <w:sz w:val="20"/>
          </w:rPr>
          <w:delText>3</w:delText>
        </w:r>
        <w:r w:rsidR="00527C6A" w:rsidRPr="008C5E1F" w:rsidDel="00850B0D">
          <w:rPr>
            <w:rFonts w:ascii="Times New Roman" w:hAnsi="Times New Roman"/>
            <w:sz w:val="20"/>
          </w:rPr>
          <w:fldChar w:fldCharType="end"/>
        </w:r>
        <w:r w:rsidRPr="008C5E1F" w:rsidDel="00850B0D">
          <w:rPr>
            <w:rFonts w:ascii="Times New Roman" w:hAnsi="Times New Roman"/>
            <w:sz w:val="20"/>
          </w:rPr>
          <w:delText xml:space="preserve">: These compare voter policy positions on economic and social issues (top panel) by party voted for with party manifesto scores on social and economic issues (bottom panel) for similar issues. </w:delText>
        </w:r>
      </w:del>
    </w:p>
    <w:p w14:paraId="34AF4512" w14:textId="026694DE" w:rsidR="00797DBC" w:rsidRPr="008C5E1F" w:rsidRDefault="00850B0D">
      <w:pPr>
        <w:jc w:val="both"/>
        <w:divId w:val="307175986"/>
        <w:rPr>
          <w:rFonts w:ascii="Times New Roman" w:hAnsi="Times New Roman"/>
          <w:i/>
          <w:sz w:val="20"/>
        </w:rPr>
      </w:pPr>
      <w:ins w:id="608" w:author="Polacko, Matt (2017)" w:date="2022-05-26T15:55:00Z">
        <w:r w:rsidRPr="00467C2B">
          <w:rPr>
            <w:rFonts w:ascii="Times New Roman" w:hAnsi="Times New Roman" w:cs="Times New Roman"/>
            <w:i/>
            <w:iCs/>
            <w:sz w:val="20"/>
            <w:szCs w:val="20"/>
          </w:rPr>
          <w:t xml:space="preserve">Figure 3: </w:t>
        </w:r>
      </w:ins>
      <w:ins w:id="609" w:author="Polacko, Matt (2017)" w:date="2022-05-26T15:56:00Z">
        <w:r>
          <w:rPr>
            <w:rFonts w:ascii="Times New Roman" w:hAnsi="Times New Roman" w:cs="Times New Roman"/>
            <w:i/>
            <w:iCs/>
            <w:sz w:val="20"/>
            <w:szCs w:val="20"/>
          </w:rPr>
          <w:t>Comparison of</w:t>
        </w:r>
      </w:ins>
      <w:ins w:id="610" w:author="Polacko, Matt (2017)" w:date="2022-05-26T15:55:00Z">
        <w:r w:rsidRPr="00467C2B">
          <w:rPr>
            <w:rFonts w:ascii="Times New Roman" w:hAnsi="Times New Roman" w:cs="Times New Roman"/>
            <w:i/>
            <w:iCs/>
            <w:sz w:val="20"/>
            <w:szCs w:val="20"/>
          </w:rPr>
          <w:t xml:space="preserve"> </w:t>
        </w:r>
      </w:ins>
      <w:ins w:id="611" w:author="Polacko, Matt (2017)" w:date="2022-05-26T15:57:00Z">
        <w:r>
          <w:rPr>
            <w:rFonts w:ascii="Times New Roman" w:hAnsi="Times New Roman" w:cs="Times New Roman"/>
            <w:i/>
            <w:iCs/>
            <w:sz w:val="20"/>
            <w:szCs w:val="20"/>
          </w:rPr>
          <w:t xml:space="preserve">mean </w:t>
        </w:r>
      </w:ins>
      <w:ins w:id="612" w:author="Polacko, Matt (2017)" w:date="2022-05-26T15:55:00Z">
        <w:r w:rsidRPr="00467C2B">
          <w:rPr>
            <w:rFonts w:ascii="Times New Roman" w:hAnsi="Times New Roman" w:cs="Times New Roman"/>
            <w:i/>
            <w:iCs/>
            <w:sz w:val="20"/>
            <w:szCs w:val="20"/>
          </w:rPr>
          <w:t xml:space="preserve">voter </w:t>
        </w:r>
      </w:ins>
      <w:ins w:id="613" w:author="Polacko, Matt (2017)" w:date="2022-05-26T15:56:00Z">
        <w:r>
          <w:rPr>
            <w:rFonts w:ascii="Times New Roman" w:hAnsi="Times New Roman" w:cs="Times New Roman"/>
            <w:i/>
            <w:iCs/>
            <w:sz w:val="20"/>
            <w:szCs w:val="20"/>
          </w:rPr>
          <w:t xml:space="preserve">(L-R) </w:t>
        </w:r>
      </w:ins>
      <w:ins w:id="614" w:author="Polacko, Matt (2017)" w:date="2022-05-26T15:55:00Z">
        <w:r w:rsidRPr="00467C2B">
          <w:rPr>
            <w:rFonts w:ascii="Times New Roman" w:hAnsi="Times New Roman" w:cs="Times New Roman"/>
            <w:i/>
            <w:iCs/>
            <w:sz w:val="20"/>
            <w:szCs w:val="20"/>
          </w:rPr>
          <w:t>policy positions on economic and soci</w:t>
        </w:r>
      </w:ins>
      <w:ins w:id="615" w:author="Polacko, Matt (2017)" w:date="2022-05-26T15:56:00Z">
        <w:r>
          <w:rPr>
            <w:rFonts w:ascii="Times New Roman" w:hAnsi="Times New Roman" w:cs="Times New Roman"/>
            <w:i/>
            <w:iCs/>
            <w:sz w:val="20"/>
            <w:szCs w:val="20"/>
          </w:rPr>
          <w:t>o-cultural</w:t>
        </w:r>
      </w:ins>
      <w:ins w:id="616" w:author="Polacko, Matt (2017)" w:date="2022-05-26T15:55:00Z">
        <w:r w:rsidRPr="00467C2B">
          <w:rPr>
            <w:rFonts w:ascii="Times New Roman" w:hAnsi="Times New Roman" w:cs="Times New Roman"/>
            <w:i/>
            <w:iCs/>
            <w:sz w:val="20"/>
            <w:szCs w:val="20"/>
          </w:rPr>
          <w:t xml:space="preserve"> issues by party voted for </w:t>
        </w:r>
      </w:ins>
      <w:ins w:id="617" w:author="Polacko, Matt (2017)" w:date="2022-05-26T15:57:00Z">
        <w:r w:rsidRPr="003E1319">
          <w:rPr>
            <w:rFonts w:ascii="Times New Roman" w:hAnsi="Times New Roman" w:cs="Times New Roman"/>
            <w:i/>
            <w:iCs/>
            <w:sz w:val="20"/>
            <w:szCs w:val="20"/>
          </w:rPr>
          <w:t>(top panel</w:t>
        </w:r>
        <w:r>
          <w:rPr>
            <w:rFonts w:ascii="Times New Roman" w:hAnsi="Times New Roman" w:cs="Times New Roman"/>
            <w:i/>
            <w:iCs/>
            <w:sz w:val="20"/>
            <w:szCs w:val="20"/>
          </w:rPr>
          <w:t xml:space="preserve">), </w:t>
        </w:r>
      </w:ins>
      <w:ins w:id="618" w:author="Polacko, Matt (2017)" w:date="2022-05-26T15:55:00Z">
        <w:r w:rsidRPr="00467C2B">
          <w:rPr>
            <w:rFonts w:ascii="Times New Roman" w:hAnsi="Times New Roman" w:cs="Times New Roman"/>
            <w:i/>
            <w:iCs/>
            <w:sz w:val="20"/>
            <w:szCs w:val="20"/>
          </w:rPr>
          <w:t xml:space="preserve">with party </w:t>
        </w:r>
      </w:ins>
      <w:ins w:id="619" w:author="Polacko, Matt (2017)" w:date="2022-05-26T15:58:00Z">
        <w:r>
          <w:rPr>
            <w:rFonts w:ascii="Times New Roman" w:hAnsi="Times New Roman" w:cs="Times New Roman"/>
            <w:i/>
            <w:iCs/>
            <w:sz w:val="20"/>
            <w:szCs w:val="20"/>
          </w:rPr>
          <w:t>positions</w:t>
        </w:r>
      </w:ins>
      <w:ins w:id="620" w:author="Polacko, Matt (2017)" w:date="2022-05-26T15:55:00Z">
        <w:r w:rsidRPr="00467C2B">
          <w:rPr>
            <w:rFonts w:ascii="Times New Roman" w:hAnsi="Times New Roman" w:cs="Times New Roman"/>
            <w:i/>
            <w:iCs/>
            <w:sz w:val="20"/>
            <w:szCs w:val="20"/>
          </w:rPr>
          <w:t xml:space="preserve"> on economic</w:t>
        </w:r>
      </w:ins>
      <w:ins w:id="621" w:author="Polacko, Matt (2017)" w:date="2022-05-26T15:58:00Z">
        <w:r>
          <w:rPr>
            <w:rFonts w:ascii="Times New Roman" w:hAnsi="Times New Roman" w:cs="Times New Roman"/>
            <w:i/>
            <w:iCs/>
            <w:sz w:val="20"/>
            <w:szCs w:val="20"/>
          </w:rPr>
          <w:t xml:space="preserve"> and socio-cultural</w:t>
        </w:r>
      </w:ins>
      <w:ins w:id="622" w:author="Polacko, Matt (2017)" w:date="2022-05-26T15:55:00Z">
        <w:r w:rsidRPr="00467C2B">
          <w:rPr>
            <w:rFonts w:ascii="Times New Roman" w:hAnsi="Times New Roman" w:cs="Times New Roman"/>
            <w:i/>
            <w:iCs/>
            <w:sz w:val="20"/>
            <w:szCs w:val="20"/>
          </w:rPr>
          <w:t xml:space="preserve"> issues (bottom panel).</w:t>
        </w:r>
      </w:ins>
    </w:p>
    <w:p w14:paraId="30D397F5" w14:textId="77777777" w:rsidR="00256807" w:rsidRPr="005875AB" w:rsidRDefault="00256807" w:rsidP="00564AEA">
      <w:pPr>
        <w:jc w:val="both"/>
        <w:divId w:val="307175986"/>
        <w:rPr>
          <w:rFonts w:ascii="Times New Roman" w:hAnsi="Times New Roman" w:cs="Times New Roman"/>
        </w:rPr>
      </w:pPr>
    </w:p>
    <w:p w14:paraId="1EC33A15" w14:textId="1436FDD8" w:rsidR="0078176D" w:rsidRDefault="00EF2283" w:rsidP="00BC04C0">
      <w:pPr>
        <w:ind w:firstLine="720"/>
        <w:jc w:val="both"/>
        <w:divId w:val="307175986"/>
        <w:rPr>
          <w:ins w:id="623" w:author="Polacko, Matt (2017)" w:date="2022-05-26T16:32:00Z"/>
          <w:rFonts w:ascii="Times New Roman" w:hAnsi="Times New Roman" w:cs="Times New Roman"/>
        </w:rPr>
      </w:pPr>
      <w:r>
        <w:rPr>
          <w:rFonts w:ascii="Times New Roman" w:hAnsi="Times New Roman" w:cs="Times New Roman"/>
        </w:rPr>
        <w:t xml:space="preserve">We suggest </w:t>
      </w:r>
      <w:del w:id="624" w:author="Polacko, Matt (2017)" w:date="2022-05-26T15:59:00Z">
        <w:r w:rsidDel="007B62D0">
          <w:rPr>
            <w:rFonts w:ascii="Times New Roman" w:hAnsi="Times New Roman" w:cs="Times New Roman"/>
          </w:rPr>
          <w:delText xml:space="preserve">that </w:delText>
        </w:r>
      </w:del>
      <w:r>
        <w:rPr>
          <w:rFonts w:ascii="Times New Roman" w:hAnsi="Times New Roman" w:cs="Times New Roman"/>
        </w:rPr>
        <w:t xml:space="preserve">this introduces a complicated set of dynamics. </w:t>
      </w:r>
      <w:ins w:id="625" w:author="Polacko, Matt (2017)" w:date="2022-05-26T16:08:00Z">
        <w:r w:rsidR="00273379">
          <w:rPr>
            <w:rFonts w:ascii="Times New Roman" w:hAnsi="Times New Roman" w:cs="Times New Roman"/>
          </w:rPr>
          <w:t xml:space="preserve">The </w:t>
        </w:r>
      </w:ins>
      <w:ins w:id="626" w:author="Polacko, Matt (2017)" w:date="2022-05-26T16:12:00Z">
        <w:r w:rsidR="00493BF1">
          <w:rPr>
            <w:rFonts w:ascii="Times New Roman" w:hAnsi="Times New Roman" w:cs="Times New Roman"/>
          </w:rPr>
          <w:t>left bloc</w:t>
        </w:r>
        <w:del w:id="627" w:author="Simon Kiss" w:date="2022-05-27T11:13:00Z">
          <w:r w:rsidR="00493BF1" w:rsidDel="001A3DAE">
            <w:rPr>
              <w:rFonts w:ascii="Times New Roman" w:hAnsi="Times New Roman" w:cs="Times New Roman"/>
            </w:rPr>
            <w:delText>k</w:delText>
          </w:r>
        </w:del>
        <w:r w:rsidR="00493BF1">
          <w:rPr>
            <w:rFonts w:ascii="Times New Roman" w:hAnsi="Times New Roman" w:cs="Times New Roman"/>
          </w:rPr>
          <w:t xml:space="preserve"> </w:t>
        </w:r>
      </w:ins>
      <w:ins w:id="628" w:author="Polacko, Matt (2017)" w:date="2022-05-26T16:08:00Z">
        <w:r w:rsidR="00273379">
          <w:rPr>
            <w:rFonts w:ascii="Times New Roman" w:hAnsi="Times New Roman" w:cs="Times New Roman"/>
          </w:rPr>
          <w:t xml:space="preserve">parties have </w:t>
        </w:r>
      </w:ins>
      <w:ins w:id="629" w:author="Polacko, Matt (2017)" w:date="2022-05-26T16:09:00Z">
        <w:r w:rsidR="00493BF1">
          <w:rPr>
            <w:rFonts w:ascii="Times New Roman" w:hAnsi="Times New Roman" w:cs="Times New Roman"/>
          </w:rPr>
          <w:t xml:space="preserve">largely offered </w:t>
        </w:r>
      </w:ins>
      <w:ins w:id="630" w:author="Polacko, Matt (2017)" w:date="2022-05-26T16:10:00Z">
        <w:r w:rsidR="00493BF1">
          <w:rPr>
            <w:rFonts w:ascii="Times New Roman" w:hAnsi="Times New Roman" w:cs="Times New Roman"/>
          </w:rPr>
          <w:t>leftist socio-cultural positions</w:t>
        </w:r>
      </w:ins>
      <w:ins w:id="631" w:author="Polacko, Matt (2017)" w:date="2022-05-26T16:14:00Z">
        <w:r w:rsidR="00DE5C8E">
          <w:rPr>
            <w:rFonts w:ascii="Times New Roman" w:hAnsi="Times New Roman" w:cs="Times New Roman"/>
          </w:rPr>
          <w:t>,</w:t>
        </w:r>
      </w:ins>
      <w:ins w:id="632" w:author="Polacko, Matt (2017)" w:date="2022-05-26T16:11:00Z">
        <w:r w:rsidR="00493BF1">
          <w:rPr>
            <w:rFonts w:ascii="Times New Roman" w:hAnsi="Times New Roman" w:cs="Times New Roman"/>
          </w:rPr>
          <w:t xml:space="preserve"> except </w:t>
        </w:r>
      </w:ins>
      <w:ins w:id="633" w:author="Polacko, Matt (2017)" w:date="2022-05-26T16:12:00Z">
        <w:r w:rsidR="00493BF1">
          <w:rPr>
            <w:rFonts w:ascii="Times New Roman" w:hAnsi="Times New Roman" w:cs="Times New Roman"/>
          </w:rPr>
          <w:t>for the</w:t>
        </w:r>
      </w:ins>
      <w:ins w:id="634" w:author="Polacko, Matt (2017)" w:date="2022-05-26T16:11:00Z">
        <w:r w:rsidR="00493BF1">
          <w:rPr>
            <w:rFonts w:ascii="Times New Roman" w:hAnsi="Times New Roman" w:cs="Times New Roman"/>
          </w:rPr>
          <w:t xml:space="preserve"> Liberals in 2004 and 2008</w:t>
        </w:r>
      </w:ins>
      <w:ins w:id="635" w:author="Polacko, Matt (2017)" w:date="2022-05-26T16:12:00Z">
        <w:r w:rsidR="00493BF1">
          <w:rPr>
            <w:rFonts w:ascii="Times New Roman" w:hAnsi="Times New Roman" w:cs="Times New Roman"/>
          </w:rPr>
          <w:t xml:space="preserve">, while the Conservatives have </w:t>
        </w:r>
      </w:ins>
      <w:ins w:id="636" w:author="Polacko, Matt (2017)" w:date="2022-05-26T16:15:00Z">
        <w:r w:rsidR="00DE5C8E">
          <w:rPr>
            <w:rFonts w:ascii="Times New Roman" w:hAnsi="Times New Roman" w:cs="Times New Roman"/>
          </w:rPr>
          <w:t xml:space="preserve">largely </w:t>
        </w:r>
      </w:ins>
      <w:ins w:id="637" w:author="Polacko, Matt (2017)" w:date="2022-05-26T16:12:00Z">
        <w:r w:rsidR="00493BF1">
          <w:rPr>
            <w:rFonts w:ascii="Times New Roman" w:hAnsi="Times New Roman" w:cs="Times New Roman"/>
          </w:rPr>
          <w:t>expect</w:t>
        </w:r>
      </w:ins>
      <w:ins w:id="638" w:author="Polacko, Matt (2017)" w:date="2022-05-26T16:13:00Z">
        <w:r w:rsidR="00493BF1">
          <w:rPr>
            <w:rFonts w:ascii="Times New Roman" w:hAnsi="Times New Roman" w:cs="Times New Roman"/>
          </w:rPr>
          <w:t xml:space="preserve">edly not. </w:t>
        </w:r>
      </w:ins>
      <w:ins w:id="639" w:author="Polacko, Matt (2017)" w:date="2022-05-26T16:15:00Z">
        <w:r w:rsidR="00DE5C8E">
          <w:rPr>
            <w:rFonts w:ascii="Times New Roman" w:hAnsi="Times New Roman" w:cs="Times New Roman"/>
          </w:rPr>
          <w:t>Thus</w:t>
        </w:r>
      </w:ins>
      <w:del w:id="640" w:author="Polacko, Matt (2017)" w:date="2022-05-26T16:15:00Z">
        <w:r w:rsidDel="00DE5C8E">
          <w:rPr>
            <w:rFonts w:ascii="Times New Roman" w:hAnsi="Times New Roman" w:cs="Times New Roman"/>
          </w:rPr>
          <w:delText>On the one hand</w:delText>
        </w:r>
      </w:del>
      <w:r>
        <w:rPr>
          <w:rFonts w:ascii="Times New Roman" w:hAnsi="Times New Roman" w:cs="Times New Roman"/>
        </w:rPr>
        <w:t xml:space="preserve">, </w:t>
      </w:r>
      <w:del w:id="641" w:author="Matt Polacko" w:date="2022-05-27T10:53:00Z">
        <w:r>
          <w:rPr>
            <w:rFonts w:ascii="Times New Roman" w:hAnsi="Times New Roman" w:cs="Times New Roman"/>
          </w:rPr>
          <w:delText>the</w:delText>
        </w:r>
      </w:del>
      <w:ins w:id="642" w:author="Matt Polacko" w:date="2022-05-27T10:53:00Z">
        <w:r>
          <w:rPr>
            <w:rFonts w:ascii="Times New Roman" w:hAnsi="Times New Roman" w:cs="Times New Roman"/>
          </w:rPr>
          <w:t>the</w:t>
        </w:r>
      </w:ins>
      <w:ins w:id="643" w:author="Polacko, Matt (2017)" w:date="2022-05-26T16:16:00Z">
        <w:r w:rsidR="00DE5C8E">
          <w:rPr>
            <w:rFonts w:ascii="Times New Roman" w:hAnsi="Times New Roman" w:cs="Times New Roman"/>
          </w:rPr>
          <w:t xml:space="preserve">re is </w:t>
        </w:r>
      </w:ins>
      <w:del w:id="644" w:author="Polacko, Matt (2017)" w:date="2022-05-26T16:16:00Z">
        <w:r w:rsidDel="00DE5C8E">
          <w:rPr>
            <w:rFonts w:ascii="Times New Roman" w:hAnsi="Times New Roman" w:cs="Times New Roman"/>
          </w:rPr>
          <w:delText xml:space="preserve"> Brahmin Left block has significant</w:delText>
        </w:r>
      </w:del>
      <w:ins w:id="645" w:author="Polacko, Matt (2017)" w:date="2022-05-26T16:16:00Z">
        <w:r w:rsidR="00DE5C8E">
          <w:rPr>
            <w:rFonts w:ascii="Times New Roman" w:hAnsi="Times New Roman" w:cs="Times New Roman"/>
          </w:rPr>
          <w:t>mostly</w:t>
        </w:r>
      </w:ins>
      <w:r>
        <w:rPr>
          <w:rFonts w:ascii="Times New Roman" w:hAnsi="Times New Roman" w:cs="Times New Roman"/>
        </w:rPr>
        <w:t xml:space="preserve"> internal consistency on social issues</w:t>
      </w:r>
      <w:del w:id="646" w:author="Polacko, Matt (2017)" w:date="2022-05-26T16:16:00Z">
        <w:r w:rsidDel="00DE5C8E">
          <w:rPr>
            <w:rFonts w:ascii="Times New Roman" w:hAnsi="Times New Roman" w:cs="Times New Roman"/>
          </w:rPr>
          <w:delText xml:space="preserve">, </w:delText>
        </w:r>
      </w:del>
      <w:del w:id="647" w:author="Polacko, Matt (2017)" w:date="2022-05-26T16:15:00Z">
        <w:r w:rsidDel="00DE5C8E">
          <w:rPr>
            <w:rFonts w:ascii="Times New Roman" w:hAnsi="Times New Roman" w:cs="Times New Roman"/>
          </w:rPr>
          <w:delText xml:space="preserve">and </w:delText>
        </w:r>
      </w:del>
      <w:del w:id="648" w:author="Polacko, Matt (2017)" w:date="2022-05-26T16:16:00Z">
        <w:r w:rsidDel="00DE5C8E">
          <w:rPr>
            <w:rFonts w:ascii="Times New Roman" w:hAnsi="Times New Roman" w:cs="Times New Roman"/>
          </w:rPr>
          <w:delText xml:space="preserve">a significant gap between it and the </w:delText>
        </w:r>
      </w:del>
      <w:del w:id="649" w:author="Polacko, Matt (2017)" w:date="2022-05-26T15:59:00Z">
        <w:r w:rsidDel="007B62D0">
          <w:rPr>
            <w:rFonts w:ascii="Times New Roman" w:hAnsi="Times New Roman" w:cs="Times New Roman"/>
          </w:rPr>
          <w:delText>m</w:delText>
        </w:r>
      </w:del>
      <w:del w:id="650" w:author="Polacko, Matt (2017)" w:date="2022-05-26T16:16:00Z">
        <w:r w:rsidDel="00DE5C8E">
          <w:rPr>
            <w:rFonts w:ascii="Times New Roman" w:hAnsi="Times New Roman" w:cs="Times New Roman"/>
          </w:rPr>
          <w:delText xml:space="preserve">erchant </w:delText>
        </w:r>
      </w:del>
      <w:del w:id="651" w:author="Polacko, Matt (2017)" w:date="2022-05-26T15:59:00Z">
        <w:r w:rsidDel="007B62D0">
          <w:rPr>
            <w:rFonts w:ascii="Times New Roman" w:hAnsi="Times New Roman" w:cs="Times New Roman"/>
          </w:rPr>
          <w:delText>r</w:delText>
        </w:r>
      </w:del>
      <w:del w:id="652" w:author="Polacko, Matt (2017)" w:date="2022-05-26T16:16:00Z">
        <w:r w:rsidDel="00DE5C8E">
          <w:rPr>
            <w:rFonts w:ascii="Times New Roman" w:hAnsi="Times New Roman" w:cs="Times New Roman"/>
          </w:rPr>
          <w:delText>ight on social issues</w:delText>
        </w:r>
      </w:del>
      <w:r>
        <w:rPr>
          <w:rFonts w:ascii="Times New Roman" w:hAnsi="Times New Roman" w:cs="Times New Roman"/>
        </w:rPr>
        <w:t xml:space="preserve">. But </w:t>
      </w:r>
      <w:del w:id="653" w:author="Polacko, Matt (2017)" w:date="2022-05-26T16:17:00Z">
        <w:r w:rsidDel="00DE5C8E">
          <w:rPr>
            <w:rFonts w:ascii="Times New Roman" w:hAnsi="Times New Roman" w:cs="Times New Roman"/>
          </w:rPr>
          <w:delText xml:space="preserve">on the other hand, </w:delText>
        </w:r>
      </w:del>
      <w:r>
        <w:rPr>
          <w:rFonts w:ascii="Times New Roman" w:hAnsi="Times New Roman" w:cs="Times New Roman"/>
        </w:rPr>
        <w:t xml:space="preserve">there </w:t>
      </w:r>
      <w:del w:id="654" w:author="Matt Polacko" w:date="2022-05-27T10:53:00Z">
        <w:r>
          <w:rPr>
            <w:rFonts w:ascii="Times New Roman" w:hAnsi="Times New Roman" w:cs="Times New Roman"/>
          </w:rPr>
          <w:delText>remains</w:delText>
        </w:r>
      </w:del>
      <w:ins w:id="655" w:author="Matt Polacko" w:date="2022-05-27T10:53:00Z">
        <w:r>
          <w:rPr>
            <w:rFonts w:ascii="Times New Roman" w:hAnsi="Times New Roman" w:cs="Times New Roman"/>
          </w:rPr>
          <w:t>remain</w:t>
        </w:r>
      </w:ins>
      <w:ins w:id="656" w:author="Polacko, Matt (2017)" w:date="2022-05-26T16:00:00Z">
        <w:r w:rsidR="007B62D0">
          <w:rPr>
            <w:rFonts w:ascii="Times New Roman" w:hAnsi="Times New Roman" w:cs="Times New Roman"/>
          </w:rPr>
          <w:t xml:space="preserve"> </w:t>
        </w:r>
      </w:ins>
      <w:ins w:id="657" w:author="Polacko, Matt (2017)" w:date="2022-05-26T16:17:00Z">
        <w:r w:rsidR="00DE5C8E">
          <w:rPr>
            <w:rFonts w:ascii="Times New Roman" w:hAnsi="Times New Roman" w:cs="Times New Roman"/>
          </w:rPr>
          <w:t xml:space="preserve">significant </w:t>
        </w:r>
      </w:ins>
      <w:del w:id="658" w:author="Polacko, Matt (2017)" w:date="2022-05-26T16:00:00Z">
        <w:r w:rsidDel="007B62D0">
          <w:rPr>
            <w:rFonts w:ascii="Times New Roman" w:hAnsi="Times New Roman" w:cs="Times New Roman"/>
          </w:rPr>
          <w:delText>s</w:delText>
        </w:r>
      </w:del>
      <w:del w:id="659" w:author="Polacko, Matt (2017)" w:date="2022-05-26T16:01:00Z">
        <w:r w:rsidDel="007B62D0">
          <w:rPr>
            <w:rFonts w:ascii="Times New Roman" w:hAnsi="Times New Roman" w:cs="Times New Roman"/>
          </w:rPr>
          <w:delText xml:space="preserve"> </w:delText>
        </w:r>
      </w:del>
      <w:r>
        <w:rPr>
          <w:rFonts w:ascii="Times New Roman" w:hAnsi="Times New Roman" w:cs="Times New Roman"/>
        </w:rPr>
        <w:t xml:space="preserve">gaps between </w:t>
      </w:r>
      <w:ins w:id="660" w:author="Polacko, Matt (2017)" w:date="2022-05-26T16:01:00Z">
        <w:r w:rsidR="007B62D0">
          <w:rPr>
            <w:rFonts w:ascii="Times New Roman" w:hAnsi="Times New Roman" w:cs="Times New Roman"/>
          </w:rPr>
          <w:t xml:space="preserve">some parties and their </w:t>
        </w:r>
      </w:ins>
      <w:r>
        <w:rPr>
          <w:rFonts w:ascii="Times New Roman" w:hAnsi="Times New Roman" w:cs="Times New Roman"/>
        </w:rPr>
        <w:t xml:space="preserve">voters </w:t>
      </w:r>
      <w:del w:id="661" w:author="Polacko, Matt (2017)" w:date="2022-05-26T16:01:00Z">
        <w:r w:rsidDel="007B62D0">
          <w:rPr>
            <w:rFonts w:ascii="Times New Roman" w:hAnsi="Times New Roman" w:cs="Times New Roman"/>
          </w:rPr>
          <w:delText xml:space="preserve">of each party </w:delText>
        </w:r>
      </w:del>
      <w:r>
        <w:rPr>
          <w:rFonts w:ascii="Times New Roman" w:hAnsi="Times New Roman" w:cs="Times New Roman"/>
        </w:rPr>
        <w:t xml:space="preserve">on economic issues. </w:t>
      </w:r>
      <w:proofErr w:type="gramStart"/>
      <w:ins w:id="662" w:author="Polacko, Matt (2017)" w:date="2022-05-26T16:01:00Z">
        <w:r w:rsidR="007B62D0">
          <w:rPr>
            <w:rFonts w:ascii="Times New Roman" w:hAnsi="Times New Roman" w:cs="Times New Roman"/>
          </w:rPr>
          <w:t>In particular, Liberal</w:t>
        </w:r>
        <w:proofErr w:type="gramEnd"/>
        <w:r w:rsidR="007B62D0">
          <w:rPr>
            <w:rFonts w:ascii="Times New Roman" w:hAnsi="Times New Roman" w:cs="Times New Roman"/>
          </w:rPr>
          <w:t xml:space="preserve"> voters</w:t>
        </w:r>
      </w:ins>
      <w:ins w:id="663" w:author="Polacko, Matt (2017)" w:date="2022-05-26T16:02:00Z">
        <w:r w:rsidR="007B62D0">
          <w:rPr>
            <w:rFonts w:ascii="Times New Roman" w:hAnsi="Times New Roman" w:cs="Times New Roman"/>
          </w:rPr>
          <w:t xml:space="preserve"> are quite leftist economically, averaging around 0.4 on the (0-1) sc</w:t>
        </w:r>
      </w:ins>
      <w:ins w:id="664" w:author="Polacko, Matt (2017)" w:date="2022-05-26T16:03:00Z">
        <w:r w:rsidR="007B62D0">
          <w:rPr>
            <w:rFonts w:ascii="Times New Roman" w:hAnsi="Times New Roman" w:cs="Times New Roman"/>
          </w:rPr>
          <w:t xml:space="preserve">ale, and </w:t>
        </w:r>
      </w:ins>
      <w:ins w:id="665" w:author="Polacko, Matt (2017)" w:date="2022-05-26T16:18:00Z">
        <w:r w:rsidR="00DE5C8E">
          <w:rPr>
            <w:rFonts w:ascii="Times New Roman" w:hAnsi="Times New Roman" w:cs="Times New Roman"/>
          </w:rPr>
          <w:t xml:space="preserve">have </w:t>
        </w:r>
      </w:ins>
      <w:ins w:id="666" w:author="Polacko, Matt (2017)" w:date="2022-05-26T16:03:00Z">
        <w:r w:rsidR="007B62D0">
          <w:rPr>
            <w:rFonts w:ascii="Times New Roman" w:hAnsi="Times New Roman" w:cs="Times New Roman"/>
          </w:rPr>
          <w:t>increasingly mov</w:t>
        </w:r>
      </w:ins>
      <w:ins w:id="667" w:author="Polacko, Matt (2017)" w:date="2022-05-26T16:18:00Z">
        <w:r w:rsidR="00DE5C8E">
          <w:rPr>
            <w:rFonts w:ascii="Times New Roman" w:hAnsi="Times New Roman" w:cs="Times New Roman"/>
          </w:rPr>
          <w:t>ed</w:t>
        </w:r>
      </w:ins>
      <w:ins w:id="668" w:author="Polacko, Matt (2017)" w:date="2022-05-26T16:03:00Z">
        <w:r w:rsidR="007B62D0">
          <w:rPr>
            <w:rFonts w:ascii="Times New Roman" w:hAnsi="Times New Roman" w:cs="Times New Roman"/>
          </w:rPr>
          <w:t xml:space="preserve"> left since 2015. However, </w:t>
        </w:r>
        <w:r w:rsidR="00273379">
          <w:rPr>
            <w:rFonts w:ascii="Times New Roman" w:hAnsi="Times New Roman" w:cs="Times New Roman"/>
          </w:rPr>
          <w:t xml:space="preserve">the Liberal party has largely remained centrist on the </w:t>
        </w:r>
      </w:ins>
      <w:ins w:id="669" w:author="Polacko, Matt (2017)" w:date="2022-05-26T16:04:00Z">
        <w:r w:rsidR="00273379">
          <w:rPr>
            <w:rFonts w:ascii="Times New Roman" w:hAnsi="Times New Roman" w:cs="Times New Roman"/>
          </w:rPr>
          <w:t xml:space="preserve">economy up until 2015, when Trudeau </w:t>
        </w:r>
      </w:ins>
      <w:ins w:id="670" w:author="Polacko, Matt (2017)" w:date="2022-05-26T16:18:00Z">
        <w:r w:rsidR="00DE5C8E">
          <w:rPr>
            <w:rFonts w:ascii="Times New Roman" w:hAnsi="Times New Roman" w:cs="Times New Roman"/>
          </w:rPr>
          <w:t xml:space="preserve">then </w:t>
        </w:r>
      </w:ins>
      <w:ins w:id="671" w:author="Polacko, Matt (2017)" w:date="2022-05-26T16:04:00Z">
        <w:r w:rsidR="00273379">
          <w:rPr>
            <w:rFonts w:ascii="Times New Roman" w:hAnsi="Times New Roman" w:cs="Times New Roman"/>
          </w:rPr>
          <w:t xml:space="preserve">moved the party substantially leftward to outflank the </w:t>
        </w:r>
      </w:ins>
      <w:ins w:id="672" w:author="Polacko, Matt (2017)" w:date="2022-05-26T16:19:00Z">
        <w:r w:rsidR="00721E91">
          <w:rPr>
            <w:rFonts w:ascii="Times New Roman" w:hAnsi="Times New Roman" w:cs="Times New Roman"/>
          </w:rPr>
          <w:t>NDP and</w:t>
        </w:r>
      </w:ins>
      <w:ins w:id="673" w:author="Polacko, Matt (2017)" w:date="2022-05-26T16:04:00Z">
        <w:r w:rsidR="00273379">
          <w:rPr>
            <w:rFonts w:ascii="Times New Roman" w:hAnsi="Times New Roman" w:cs="Times New Roman"/>
          </w:rPr>
          <w:t xml:space="preserve"> attain a majority government. </w:t>
        </w:r>
      </w:ins>
      <w:ins w:id="674" w:author="Polacko, Matt (2017)" w:date="2022-05-26T16:41:00Z">
        <w:r w:rsidR="0035726C">
          <w:rPr>
            <w:rFonts w:ascii="Times New Roman" w:hAnsi="Times New Roman" w:cs="Times New Roman"/>
          </w:rPr>
          <w:t>Unfortunately, t</w:t>
        </w:r>
      </w:ins>
      <w:ins w:id="675" w:author="Polacko, Matt (2017)" w:date="2022-05-26T16:05:00Z">
        <w:r w:rsidR="00273379">
          <w:rPr>
            <w:rFonts w:ascii="Times New Roman" w:hAnsi="Times New Roman" w:cs="Times New Roman"/>
          </w:rPr>
          <w:t>he 2019 election has not yet been coded by MARPOR</w:t>
        </w:r>
      </w:ins>
      <w:ins w:id="676" w:author="Polacko, Matt (2017)" w:date="2022-05-26T16:07:00Z">
        <w:r w:rsidR="00273379">
          <w:rPr>
            <w:rFonts w:ascii="Times New Roman" w:hAnsi="Times New Roman" w:cs="Times New Roman"/>
          </w:rPr>
          <w:t>,</w:t>
        </w:r>
      </w:ins>
      <w:ins w:id="677" w:author="Polacko, Matt (2017)" w:date="2022-05-26T16:05:00Z">
        <w:r w:rsidR="00273379">
          <w:rPr>
            <w:rFonts w:ascii="Times New Roman" w:hAnsi="Times New Roman" w:cs="Times New Roman"/>
          </w:rPr>
          <w:t xml:space="preserve"> but </w:t>
        </w:r>
      </w:ins>
      <w:ins w:id="678" w:author="Polacko, Matt (2017)" w:date="2022-05-26T16:19:00Z">
        <w:r w:rsidR="00721E91">
          <w:rPr>
            <w:rFonts w:ascii="Times New Roman" w:hAnsi="Times New Roman" w:cs="Times New Roman"/>
          </w:rPr>
          <w:t xml:space="preserve">an examination of </w:t>
        </w:r>
      </w:ins>
      <w:ins w:id="679" w:author="Polacko, Matt (2017)" w:date="2022-05-26T16:05:00Z">
        <w:r w:rsidR="00273379">
          <w:rPr>
            <w:rFonts w:ascii="Times New Roman" w:hAnsi="Times New Roman" w:cs="Times New Roman"/>
          </w:rPr>
          <w:t>Varieties of Democracy (V</w:t>
        </w:r>
      </w:ins>
      <w:ins w:id="680" w:author="Polacko, Matt (2017)" w:date="2022-05-26T16:06:00Z">
        <w:r w:rsidR="00273379">
          <w:rPr>
            <w:rFonts w:ascii="Times New Roman" w:hAnsi="Times New Roman" w:cs="Times New Roman"/>
          </w:rPr>
          <w:t>-</w:t>
        </w:r>
      </w:ins>
      <w:ins w:id="681" w:author="Polacko, Matt (2017)" w:date="2022-05-26T16:05:00Z">
        <w:r w:rsidR="00273379">
          <w:rPr>
            <w:rFonts w:ascii="Times New Roman" w:hAnsi="Times New Roman" w:cs="Times New Roman"/>
          </w:rPr>
          <w:t xml:space="preserve">Dem) data </w:t>
        </w:r>
        <w:r w:rsidR="00273379">
          <w:rPr>
            <w:rFonts w:ascii="Times New Roman" w:hAnsi="Times New Roman" w:cs="Times New Roman"/>
          </w:rPr>
          <w:lastRenderedPageBreak/>
          <w:t>confirms that the party m</w:t>
        </w:r>
      </w:ins>
      <w:ins w:id="682" w:author="Polacko, Matt (2017)" w:date="2022-05-26T16:06:00Z">
        <w:r w:rsidR="00273379">
          <w:rPr>
            <w:rFonts w:ascii="Times New Roman" w:hAnsi="Times New Roman" w:cs="Times New Roman"/>
          </w:rPr>
          <w:t xml:space="preserve">oved back towards a more centrist position </w:t>
        </w:r>
      </w:ins>
      <w:ins w:id="683" w:author="Polacko, Matt (2017)" w:date="2022-05-26T16:07:00Z">
        <w:r w:rsidR="00273379">
          <w:rPr>
            <w:rFonts w:ascii="Times New Roman" w:hAnsi="Times New Roman" w:cs="Times New Roman"/>
          </w:rPr>
          <w:t xml:space="preserve">in </w:t>
        </w:r>
      </w:ins>
      <w:ins w:id="684" w:author="Polacko, Matt (2017)" w:date="2022-05-26T16:19:00Z">
        <w:r w:rsidR="00721E91">
          <w:rPr>
            <w:rFonts w:ascii="Times New Roman" w:hAnsi="Times New Roman" w:cs="Times New Roman"/>
          </w:rPr>
          <w:t>2019</w:t>
        </w:r>
      </w:ins>
      <w:ins w:id="685" w:author="Polacko, Matt (2017)" w:date="2022-05-26T16:07:00Z">
        <w:r w:rsidR="00273379">
          <w:rPr>
            <w:rFonts w:ascii="Times New Roman" w:hAnsi="Times New Roman" w:cs="Times New Roman"/>
          </w:rPr>
          <w:t xml:space="preserve"> </w:t>
        </w:r>
      </w:ins>
      <w:ins w:id="686" w:author="Polacko, Matt (2017)" w:date="2022-05-26T16:06:00Z">
        <w:r w:rsidR="00273379">
          <w:rPr>
            <w:rFonts w:ascii="Times New Roman" w:hAnsi="Times New Roman" w:cs="Times New Roman"/>
          </w:rPr>
          <w:t>(</w:t>
        </w:r>
        <w:proofErr w:type="spellStart"/>
        <w:r w:rsidR="00273379" w:rsidRPr="00467C2B">
          <w:rPr>
            <w:rFonts w:ascii="Times New Roman" w:hAnsi="Times New Roman" w:cs="Times New Roman"/>
          </w:rPr>
          <w:t>Lührmann</w:t>
        </w:r>
        <w:proofErr w:type="spellEnd"/>
        <w:r w:rsidR="00273379">
          <w:rPr>
            <w:rFonts w:ascii="Times New Roman" w:hAnsi="Times New Roman" w:cs="Times New Roman"/>
          </w:rPr>
          <w:t xml:space="preserve"> et al. 2020).</w:t>
        </w:r>
      </w:ins>
      <w:ins w:id="687" w:author="Polacko, Matt (2017)" w:date="2022-05-26T16:07:00Z">
        <w:r w:rsidR="00273379">
          <w:rPr>
            <w:rFonts w:ascii="Times New Roman" w:hAnsi="Times New Roman" w:cs="Times New Roman"/>
          </w:rPr>
          <w:t xml:space="preserve"> </w:t>
        </w:r>
      </w:ins>
      <w:r>
        <w:rPr>
          <w:rFonts w:ascii="Times New Roman" w:hAnsi="Times New Roman" w:cs="Times New Roman"/>
        </w:rPr>
        <w:t xml:space="preserve">Might this lay the groundwork for a type of competition on economic issues in a “progressive primary” between the Liberals and the NDP followed by a general election fought on social issues? </w:t>
      </w:r>
      <w:r w:rsidR="00F9456F">
        <w:rPr>
          <w:rFonts w:ascii="Times New Roman" w:hAnsi="Times New Roman" w:cs="Times New Roman"/>
        </w:rPr>
        <w:t xml:space="preserve">If so, this might mean that </w:t>
      </w:r>
      <w:r w:rsidR="00B12F60">
        <w:rPr>
          <w:rFonts w:ascii="Times New Roman" w:hAnsi="Times New Roman" w:cs="Times New Roman"/>
        </w:rPr>
        <w:t xml:space="preserve">the </w:t>
      </w:r>
      <w:r w:rsidR="00F9456F">
        <w:rPr>
          <w:rFonts w:ascii="Times New Roman" w:hAnsi="Times New Roman" w:cs="Times New Roman"/>
        </w:rPr>
        <w:t xml:space="preserve">overall finding of a </w:t>
      </w:r>
      <w:ins w:id="688" w:author="Simon Kiss" w:date="2022-05-27T11:13:00Z">
        <w:r w:rsidR="001A3DAE">
          <w:rPr>
            <w:rFonts w:ascii="Times New Roman" w:hAnsi="Times New Roman" w:cs="Times New Roman"/>
          </w:rPr>
          <w:t>“</w:t>
        </w:r>
      </w:ins>
      <w:r w:rsidR="00F9456F">
        <w:rPr>
          <w:rFonts w:ascii="Times New Roman" w:hAnsi="Times New Roman" w:cs="Times New Roman"/>
        </w:rPr>
        <w:t xml:space="preserve">Brahmin </w:t>
      </w:r>
      <w:ins w:id="689" w:author="Polacko, Matt (2017)" w:date="2022-05-26T16:20:00Z">
        <w:r w:rsidR="00721E91">
          <w:rPr>
            <w:rFonts w:ascii="Times New Roman" w:hAnsi="Times New Roman" w:cs="Times New Roman"/>
          </w:rPr>
          <w:t>L</w:t>
        </w:r>
      </w:ins>
      <w:del w:id="690" w:author="Polacko, Matt (2017)" w:date="2022-05-26T16:20:00Z">
        <w:r w:rsidR="00F9456F" w:rsidDel="00721E91">
          <w:rPr>
            <w:rFonts w:ascii="Times New Roman" w:hAnsi="Times New Roman" w:cs="Times New Roman"/>
          </w:rPr>
          <w:delText>l</w:delText>
        </w:r>
      </w:del>
      <w:r w:rsidR="00F9456F">
        <w:rPr>
          <w:rFonts w:ascii="Times New Roman" w:hAnsi="Times New Roman" w:cs="Times New Roman"/>
        </w:rPr>
        <w:t>eft</w:t>
      </w:r>
      <w:ins w:id="691" w:author="Simon Kiss" w:date="2022-05-27T11:13:00Z">
        <w:r w:rsidR="001A3DAE">
          <w:rPr>
            <w:rFonts w:ascii="Times New Roman" w:hAnsi="Times New Roman" w:cs="Times New Roman"/>
          </w:rPr>
          <w:t>”</w:t>
        </w:r>
      </w:ins>
      <w:r w:rsidR="00F9456F">
        <w:rPr>
          <w:rFonts w:ascii="Times New Roman" w:hAnsi="Times New Roman" w:cs="Times New Roman"/>
        </w:rPr>
        <w:t xml:space="preserve"> dominated by educated voters might still generate serious proposals for redistribution that can periodically prevail if the conditions are right, largely because of the pressure inside the left </w:t>
      </w:r>
      <w:del w:id="692" w:author="Simon Kiss" w:date="2022-05-26T14:25:00Z">
        <w:r w:rsidR="00F9456F">
          <w:rPr>
            <w:rFonts w:ascii="Times New Roman" w:hAnsi="Times New Roman" w:cs="Times New Roman"/>
          </w:rPr>
          <w:delText>block</w:delText>
        </w:r>
      </w:del>
      <w:ins w:id="693" w:author="Simon Kiss" w:date="2022-05-26T14:25:00Z">
        <w:r w:rsidR="00FB3145">
          <w:rPr>
            <w:rFonts w:ascii="Times New Roman" w:hAnsi="Times New Roman" w:cs="Times New Roman"/>
          </w:rPr>
          <w:t>bloc</w:t>
        </w:r>
      </w:ins>
      <w:r w:rsidR="00F9456F">
        <w:rPr>
          <w:rFonts w:ascii="Times New Roman" w:hAnsi="Times New Roman" w:cs="Times New Roman"/>
        </w:rPr>
        <w:t xml:space="preserve"> </w:t>
      </w:r>
      <w:r w:rsidR="00E947DA">
        <w:rPr>
          <w:rFonts w:ascii="Times New Roman" w:hAnsi="Times New Roman" w:cs="Times New Roman"/>
        </w:rPr>
        <w:t>provided by</w:t>
      </w:r>
      <w:r w:rsidR="00F9456F">
        <w:rPr>
          <w:rFonts w:ascii="Times New Roman" w:hAnsi="Times New Roman" w:cs="Times New Roman"/>
        </w:rPr>
        <w:t xml:space="preserve"> the NDP, dominated by </w:t>
      </w:r>
      <w:ins w:id="694" w:author="Polacko, Matt (2017)" w:date="2022-05-26T16:20:00Z">
        <w:r w:rsidR="00721E91">
          <w:rPr>
            <w:rFonts w:ascii="Times New Roman" w:hAnsi="Times New Roman" w:cs="Times New Roman"/>
          </w:rPr>
          <w:t xml:space="preserve">pro-redistribution and </w:t>
        </w:r>
      </w:ins>
      <w:r w:rsidR="00F9456F">
        <w:rPr>
          <w:rFonts w:ascii="Times New Roman" w:hAnsi="Times New Roman" w:cs="Times New Roman"/>
        </w:rPr>
        <w:t xml:space="preserve">poorer voters. </w:t>
      </w:r>
    </w:p>
    <w:p w14:paraId="2FC3EB1F" w14:textId="6E54C0A8" w:rsidR="00CB3EB3" w:rsidRDefault="00CB3EB3" w:rsidP="00CB3EB3">
      <w:pPr>
        <w:jc w:val="both"/>
        <w:divId w:val="307175986"/>
        <w:rPr>
          <w:ins w:id="695" w:author="Polacko, Matt (2017)" w:date="2022-05-26T16:32:00Z"/>
          <w:rFonts w:ascii="Times New Roman" w:hAnsi="Times New Roman" w:cs="Times New Roman"/>
        </w:rPr>
      </w:pPr>
    </w:p>
    <w:p w14:paraId="378F06D4" w14:textId="0FC7B3ED" w:rsidR="00CB3EB3" w:rsidRPr="005875AB" w:rsidRDefault="00CB3EB3" w:rsidP="00CB3EB3">
      <w:pPr>
        <w:pStyle w:val="Heading1"/>
        <w:divId w:val="307175986"/>
        <w:rPr>
          <w:ins w:id="696" w:author="Polacko, Matt (2017)" w:date="2022-05-26T16:32:00Z"/>
        </w:rPr>
      </w:pPr>
      <w:ins w:id="697" w:author="Polacko, Matt (2017)" w:date="2022-05-26T16:32:00Z">
        <w:r>
          <w:t>CONCLUSION</w:t>
        </w:r>
      </w:ins>
    </w:p>
    <w:p w14:paraId="446FEA29" w14:textId="77777777" w:rsidR="00CB3EB3" w:rsidDel="00CB3EB3" w:rsidRDefault="00CB3EB3" w:rsidP="00467C2B">
      <w:pPr>
        <w:jc w:val="both"/>
        <w:divId w:val="307175986"/>
        <w:rPr>
          <w:del w:id="698" w:author="Polacko, Matt (2017)" w:date="2022-05-26T16:32:00Z"/>
          <w:rFonts w:ascii="Times New Roman" w:hAnsi="Times New Roman" w:cs="Times New Roman"/>
        </w:rPr>
      </w:pPr>
    </w:p>
    <w:p w14:paraId="3434DCE3" w14:textId="77777777" w:rsidR="00614048" w:rsidRPr="005875AB" w:rsidDel="00CB3EB3" w:rsidRDefault="00614048" w:rsidP="00DD538A">
      <w:pPr>
        <w:pStyle w:val="NormalWeb"/>
        <w:spacing w:before="0" w:beforeAutospacing="0" w:after="0" w:afterAutospacing="0"/>
        <w:jc w:val="both"/>
        <w:rPr>
          <w:del w:id="699" w:author="Polacko, Matt (2017)" w:date="2022-05-26T16:32:00Z"/>
        </w:rPr>
      </w:pPr>
    </w:p>
    <w:p w14:paraId="68D81E5A" w14:textId="32662C96" w:rsidR="00E3694D" w:rsidRPr="005875AB" w:rsidDel="00CB3EB3" w:rsidRDefault="00E3694D" w:rsidP="00DD538A">
      <w:pPr>
        <w:pStyle w:val="NormalWeb"/>
        <w:spacing w:before="0" w:beforeAutospacing="0" w:after="0" w:afterAutospacing="0"/>
        <w:jc w:val="both"/>
        <w:rPr>
          <w:del w:id="700" w:author="Polacko, Matt (2017)" w:date="2022-05-26T16:32:00Z"/>
          <w:b/>
          <w:bCs/>
        </w:rPr>
      </w:pPr>
      <w:del w:id="701" w:author="Polacko, Matt (2017)" w:date="2022-05-26T16:32:00Z">
        <w:r w:rsidRPr="005875AB" w:rsidDel="00CB3EB3">
          <w:rPr>
            <w:b/>
            <w:bCs/>
          </w:rPr>
          <w:delText>CONCLUSION</w:delText>
        </w:r>
      </w:del>
    </w:p>
    <w:p w14:paraId="6C2F07A6" w14:textId="63456A4E" w:rsidR="00E3694D" w:rsidRPr="005875AB" w:rsidRDefault="00E3694D" w:rsidP="00DD538A">
      <w:pPr>
        <w:pStyle w:val="NormalWeb"/>
        <w:spacing w:before="0" w:beforeAutospacing="0" w:after="0" w:afterAutospacing="0"/>
        <w:jc w:val="both"/>
      </w:pPr>
    </w:p>
    <w:p w14:paraId="6F0F02CA" w14:textId="6250C145" w:rsidR="00994D7A" w:rsidRDefault="00827E42" w:rsidP="008C5E1F">
      <w:pPr>
        <w:jc w:val="both"/>
        <w:rPr>
          <w:rFonts w:ascii="Times New Roman" w:hAnsi="Times New Roman" w:cs="Times New Roman"/>
        </w:rPr>
      </w:pPr>
      <w:r w:rsidRPr="005875AB">
        <w:rPr>
          <w:rFonts w:ascii="Times New Roman" w:hAnsi="Times New Roman" w:cs="Times New Roman"/>
        </w:rPr>
        <w:t xml:space="preserve">In examining the competing impact of education </w:t>
      </w:r>
      <w:r w:rsidR="00405FAD">
        <w:rPr>
          <w:rFonts w:ascii="Times New Roman" w:hAnsi="Times New Roman" w:cs="Times New Roman"/>
        </w:rPr>
        <w:t xml:space="preserve">and </w:t>
      </w:r>
      <w:r w:rsidRPr="005875AB">
        <w:rPr>
          <w:rFonts w:ascii="Times New Roman" w:hAnsi="Times New Roman" w:cs="Times New Roman"/>
        </w:rPr>
        <w:t>income on vote choice, we</w:t>
      </w:r>
      <w:r w:rsidR="005B1495" w:rsidRPr="005875AB">
        <w:rPr>
          <w:rFonts w:ascii="Times New Roman" w:hAnsi="Times New Roman" w:cs="Times New Roman"/>
        </w:rPr>
        <w:t xml:space="preserve"> find </w:t>
      </w:r>
      <w:r w:rsidR="004061F1">
        <w:rPr>
          <w:rFonts w:ascii="Times New Roman" w:hAnsi="Times New Roman" w:cs="Times New Roman"/>
        </w:rPr>
        <w:t>clear evidence that the Canadian electorate is dominated by an increasingly disconnected education and income c</w:t>
      </w:r>
      <w:r w:rsidR="00F96EE9" w:rsidRPr="005875AB">
        <w:rPr>
          <w:rFonts w:ascii="Times New Roman" w:hAnsi="Times New Roman" w:cs="Times New Roman"/>
        </w:rPr>
        <w:t>leavage</w:t>
      </w:r>
      <w:ins w:id="702" w:author="Polacko, Matt (2017)" w:date="2022-05-26T16:21:00Z">
        <w:r w:rsidR="00721E91">
          <w:rPr>
            <w:rFonts w:ascii="Times New Roman" w:hAnsi="Times New Roman" w:cs="Times New Roman"/>
          </w:rPr>
          <w:t>,</w:t>
        </w:r>
      </w:ins>
      <w:r w:rsidR="00F96EE9" w:rsidRPr="005875AB">
        <w:rPr>
          <w:rFonts w:ascii="Times New Roman" w:hAnsi="Times New Roman" w:cs="Times New Roman"/>
        </w:rPr>
        <w:t xml:space="preserve"> whereby degree</w:t>
      </w:r>
      <w:r w:rsidR="000D25AF" w:rsidRPr="005875AB">
        <w:rPr>
          <w:rFonts w:ascii="Times New Roman" w:hAnsi="Times New Roman" w:cs="Times New Roman"/>
        </w:rPr>
        <w:t xml:space="preserve"> </w:t>
      </w:r>
      <w:r w:rsidR="00F96EE9" w:rsidRPr="005875AB">
        <w:rPr>
          <w:rFonts w:ascii="Times New Roman" w:hAnsi="Times New Roman" w:cs="Times New Roman"/>
        </w:rPr>
        <w:t>holders are more likely to support the NDP and Liberals</w:t>
      </w:r>
      <w:r w:rsidR="000D25AF" w:rsidRPr="005875AB">
        <w:rPr>
          <w:rFonts w:ascii="Times New Roman" w:hAnsi="Times New Roman" w:cs="Times New Roman"/>
        </w:rPr>
        <w:t>,</w:t>
      </w:r>
      <w:r w:rsidR="00F96EE9" w:rsidRPr="005875AB">
        <w:rPr>
          <w:rFonts w:ascii="Times New Roman" w:hAnsi="Times New Roman" w:cs="Times New Roman"/>
        </w:rPr>
        <w:t xml:space="preserve"> and less likely to support the Conservatives. </w:t>
      </w:r>
      <w:r w:rsidR="004061F1">
        <w:rPr>
          <w:rFonts w:ascii="Times New Roman" w:hAnsi="Times New Roman" w:cs="Times New Roman"/>
        </w:rPr>
        <w:t xml:space="preserve">This is entirely </w:t>
      </w:r>
      <w:r w:rsidR="00F96EE9" w:rsidRPr="005875AB">
        <w:rPr>
          <w:rFonts w:ascii="Times New Roman" w:hAnsi="Times New Roman" w:cs="Times New Roman"/>
        </w:rPr>
        <w:t xml:space="preserve">consistent with the development of a “Brahmin </w:t>
      </w:r>
      <w:r w:rsidR="000D25AF" w:rsidRPr="005875AB">
        <w:rPr>
          <w:rFonts w:ascii="Times New Roman" w:hAnsi="Times New Roman" w:cs="Times New Roman"/>
        </w:rPr>
        <w:t>L</w:t>
      </w:r>
      <w:r w:rsidR="00F96EE9" w:rsidRPr="005875AB">
        <w:rPr>
          <w:rFonts w:ascii="Times New Roman" w:hAnsi="Times New Roman" w:cs="Times New Roman"/>
        </w:rPr>
        <w:t>eft” and a “</w:t>
      </w:r>
      <w:r w:rsidR="000D25AF" w:rsidRPr="005875AB">
        <w:rPr>
          <w:rFonts w:ascii="Times New Roman" w:hAnsi="Times New Roman" w:cs="Times New Roman"/>
        </w:rPr>
        <w:t>M</w:t>
      </w:r>
      <w:r w:rsidR="00F96EE9" w:rsidRPr="005875AB">
        <w:rPr>
          <w:rFonts w:ascii="Times New Roman" w:hAnsi="Times New Roman" w:cs="Times New Roman"/>
        </w:rPr>
        <w:t xml:space="preserve">erchant </w:t>
      </w:r>
      <w:r w:rsidR="000D25AF" w:rsidRPr="005875AB">
        <w:rPr>
          <w:rFonts w:ascii="Times New Roman" w:hAnsi="Times New Roman" w:cs="Times New Roman"/>
        </w:rPr>
        <w:t>R</w:t>
      </w:r>
      <w:r w:rsidR="00F96EE9" w:rsidRPr="005875AB">
        <w:rPr>
          <w:rFonts w:ascii="Times New Roman" w:hAnsi="Times New Roman" w:cs="Times New Roman"/>
        </w:rPr>
        <w:t>ight”</w:t>
      </w:r>
      <w:r w:rsidR="00A62C76" w:rsidRPr="005875AB">
        <w:rPr>
          <w:rFonts w:ascii="Times New Roman" w:hAnsi="Times New Roman" w:cs="Times New Roman"/>
        </w:rPr>
        <w:t xml:space="preserve"> thesis</w:t>
      </w:r>
      <w:r w:rsidR="004061F1">
        <w:rPr>
          <w:rFonts w:ascii="Times New Roman" w:hAnsi="Times New Roman" w:cs="Times New Roman"/>
        </w:rPr>
        <w:t xml:space="preserve">. However, the consequences of this are not entirely clear. First, when we pull apart the left </w:t>
      </w:r>
      <w:del w:id="703" w:author="Simon Kiss" w:date="2022-05-26T14:25:00Z">
        <w:r w:rsidR="004061F1">
          <w:rPr>
            <w:rFonts w:ascii="Times New Roman" w:hAnsi="Times New Roman" w:cs="Times New Roman"/>
          </w:rPr>
          <w:delText>block</w:delText>
        </w:r>
      </w:del>
      <w:ins w:id="704" w:author="Simon Kiss" w:date="2022-05-26T14:25:00Z">
        <w:r w:rsidR="00FB3145">
          <w:rPr>
            <w:rFonts w:ascii="Times New Roman" w:hAnsi="Times New Roman" w:cs="Times New Roman"/>
          </w:rPr>
          <w:t>bloc</w:t>
        </w:r>
      </w:ins>
      <w:r w:rsidR="004061F1">
        <w:rPr>
          <w:rFonts w:ascii="Times New Roman" w:hAnsi="Times New Roman" w:cs="Times New Roman"/>
        </w:rPr>
        <w:t xml:space="preserve">, we find that education and income are working in different ways for the NDP and the Liberals. Educated voters are increasingly flocking to the Liberals, while poorer voters are increasingly turning to the NDP. The Conservatives, by contrast, are taking poorly educated and richer voters. </w:t>
      </w:r>
      <w:ins w:id="705" w:author="Polacko, Matt (2017)" w:date="2022-05-26T16:21:00Z">
        <w:r w:rsidR="00721E91">
          <w:rPr>
            <w:rFonts w:ascii="Times New Roman" w:hAnsi="Times New Roman" w:cs="Times New Roman"/>
          </w:rPr>
          <w:t>T</w:t>
        </w:r>
      </w:ins>
      <w:del w:id="706" w:author="Polacko, Matt (2017)" w:date="2022-05-26T16:21:00Z">
        <w:r w:rsidR="00994D7A" w:rsidDel="00721E91">
          <w:rPr>
            <w:rFonts w:ascii="Times New Roman" w:hAnsi="Times New Roman" w:cs="Times New Roman"/>
          </w:rPr>
          <w:delText>Here, t</w:delText>
        </w:r>
      </w:del>
      <w:r w:rsidR="00994D7A">
        <w:rPr>
          <w:rFonts w:ascii="Times New Roman" w:hAnsi="Times New Roman" w:cs="Times New Roman"/>
        </w:rPr>
        <w:t xml:space="preserve">his dynamic offers something of a complication for the general Piketty thesis that the transformation of the left is a culprit in increasing income inequality. In Canada, at least, a significant part of the left </w:t>
      </w:r>
      <w:del w:id="707" w:author="Simon Kiss" w:date="2022-05-26T14:25:00Z">
        <w:r w:rsidR="00994D7A">
          <w:rPr>
            <w:rFonts w:ascii="Times New Roman" w:hAnsi="Times New Roman" w:cs="Times New Roman"/>
          </w:rPr>
          <w:delText>block</w:delText>
        </w:r>
      </w:del>
      <w:ins w:id="708" w:author="Simon Kiss" w:date="2022-05-26T14:25:00Z">
        <w:r w:rsidR="00FB3145">
          <w:rPr>
            <w:rFonts w:ascii="Times New Roman" w:hAnsi="Times New Roman" w:cs="Times New Roman"/>
          </w:rPr>
          <w:t>bloc</w:t>
        </w:r>
      </w:ins>
      <w:r w:rsidR="00994D7A">
        <w:rPr>
          <w:rFonts w:ascii="Times New Roman" w:hAnsi="Times New Roman" w:cs="Times New Roman"/>
        </w:rPr>
        <w:t xml:space="preserve"> </w:t>
      </w:r>
      <w:r w:rsidR="003030DB">
        <w:rPr>
          <w:rFonts w:ascii="Times New Roman" w:hAnsi="Times New Roman" w:cs="Times New Roman"/>
        </w:rPr>
        <w:t xml:space="preserve">features a relatively poorer </w:t>
      </w:r>
      <w:r w:rsidR="00C851F8">
        <w:rPr>
          <w:rFonts w:ascii="Times New Roman" w:hAnsi="Times New Roman" w:cs="Times New Roman"/>
        </w:rPr>
        <w:t xml:space="preserve">(and increasingly so) </w:t>
      </w:r>
      <w:r w:rsidR="003030DB">
        <w:rPr>
          <w:rFonts w:ascii="Times New Roman" w:hAnsi="Times New Roman" w:cs="Times New Roman"/>
        </w:rPr>
        <w:t>electorate.</w:t>
      </w:r>
      <w:r w:rsidR="00994D7A">
        <w:rPr>
          <w:rFonts w:ascii="Times New Roman" w:hAnsi="Times New Roman" w:cs="Times New Roman"/>
        </w:rPr>
        <w:t xml:space="preserve"> </w:t>
      </w:r>
    </w:p>
    <w:p w14:paraId="5F793A25" w14:textId="4A32747B" w:rsidR="00AA376A" w:rsidRDefault="003E512C" w:rsidP="00FB3058">
      <w:pPr>
        <w:ind w:firstLine="720"/>
        <w:jc w:val="both"/>
        <w:rPr>
          <w:rFonts w:ascii="Times New Roman" w:hAnsi="Times New Roman" w:cs="Times New Roman"/>
        </w:rPr>
      </w:pPr>
      <w:r>
        <w:rPr>
          <w:rFonts w:ascii="Times New Roman" w:hAnsi="Times New Roman" w:cs="Times New Roman"/>
        </w:rPr>
        <w:t xml:space="preserve">We documented the importance of </w:t>
      </w:r>
      <w:del w:id="709" w:author="Simon Kiss" w:date="2022-05-27T11:14:00Z">
        <w:r w:rsidDel="001A3DAE">
          <w:rPr>
            <w:rFonts w:ascii="Times New Roman" w:hAnsi="Times New Roman" w:cs="Times New Roman"/>
          </w:rPr>
          <w:delText xml:space="preserve">partialling </w:delText>
        </w:r>
      </w:del>
      <w:ins w:id="710" w:author="Simon Kiss" w:date="2022-05-27T11:14:00Z">
        <w:r w:rsidR="001A3DAE">
          <w:rPr>
            <w:rFonts w:ascii="Times New Roman" w:hAnsi="Times New Roman" w:cs="Times New Roman"/>
          </w:rPr>
          <w:t>picking apart</w:t>
        </w:r>
      </w:ins>
      <w:del w:id="711" w:author="Simon Kiss" w:date="2022-05-27T11:14:00Z">
        <w:r w:rsidDel="001A3DAE">
          <w:rPr>
            <w:rFonts w:ascii="Times New Roman" w:hAnsi="Times New Roman" w:cs="Times New Roman"/>
          </w:rPr>
          <w:delText>out</w:delText>
        </w:r>
      </w:del>
      <w:r>
        <w:rPr>
          <w:rFonts w:ascii="Times New Roman" w:hAnsi="Times New Roman" w:cs="Times New Roman"/>
        </w:rPr>
        <w:t xml:space="preserve"> the left </w:t>
      </w:r>
      <w:del w:id="712" w:author="Simon Kiss" w:date="2022-05-26T14:25:00Z">
        <w:r>
          <w:rPr>
            <w:rFonts w:ascii="Times New Roman" w:hAnsi="Times New Roman" w:cs="Times New Roman"/>
          </w:rPr>
          <w:delText>block</w:delText>
        </w:r>
      </w:del>
      <w:ins w:id="713" w:author="Simon Kiss" w:date="2022-05-26T14:25:00Z">
        <w:r w:rsidR="00FB3145">
          <w:rPr>
            <w:rFonts w:ascii="Times New Roman" w:hAnsi="Times New Roman" w:cs="Times New Roman"/>
          </w:rPr>
          <w:t>bloc</w:t>
        </w:r>
      </w:ins>
      <w:r>
        <w:rPr>
          <w:rFonts w:ascii="Times New Roman" w:hAnsi="Times New Roman" w:cs="Times New Roman"/>
        </w:rPr>
        <w:t xml:space="preserve"> when we followed Abou-Chadi and Hix </w:t>
      </w:r>
      <w:ins w:id="714" w:author="Polacko, Matt (2017)" w:date="2022-05-26T16:22:00Z">
        <w:r w:rsidR="00721E91">
          <w:rPr>
            <w:rFonts w:ascii="Times New Roman" w:hAnsi="Times New Roman" w:cs="Times New Roman"/>
          </w:rPr>
          <w:t xml:space="preserve">(2021) </w:t>
        </w:r>
      </w:ins>
      <w:r>
        <w:rPr>
          <w:rFonts w:ascii="Times New Roman" w:hAnsi="Times New Roman" w:cs="Times New Roman"/>
        </w:rPr>
        <w:t xml:space="preserve">and examined the interaction of redistributive preferences and education for the individual parties. There, we found that </w:t>
      </w:r>
      <w:r>
        <w:rPr>
          <w:rFonts w:ascii="Times New Roman" w:hAnsi="Times New Roman" w:cs="Times New Roman"/>
          <w:i/>
          <w:iCs/>
        </w:rPr>
        <w:t>NDP</w:t>
      </w:r>
      <w:r>
        <w:rPr>
          <w:rFonts w:ascii="Times New Roman" w:hAnsi="Times New Roman" w:cs="Times New Roman"/>
        </w:rPr>
        <w:t xml:space="preserve"> degree voters – but not Liberal degree voters – were more redistributive than those without degrees.</w:t>
      </w:r>
      <w:r w:rsidR="00191A26">
        <w:rPr>
          <w:rFonts w:ascii="Times New Roman" w:hAnsi="Times New Roman" w:cs="Times New Roman"/>
        </w:rPr>
        <w:t xml:space="preserve"> This raises some doubts about the overall commitment of the broad “Brahmin Left” </w:t>
      </w:r>
      <w:del w:id="715" w:author="Simon Kiss" w:date="2022-05-26T14:25:00Z">
        <w:r w:rsidR="00191A26">
          <w:rPr>
            <w:rFonts w:ascii="Times New Roman" w:hAnsi="Times New Roman" w:cs="Times New Roman"/>
          </w:rPr>
          <w:delText>block</w:delText>
        </w:r>
      </w:del>
      <w:ins w:id="716" w:author="Simon Kiss" w:date="2022-05-26T14:25:00Z">
        <w:r w:rsidR="00FB3145">
          <w:rPr>
            <w:rFonts w:ascii="Times New Roman" w:hAnsi="Times New Roman" w:cs="Times New Roman"/>
          </w:rPr>
          <w:t>bloc</w:t>
        </w:r>
      </w:ins>
      <w:r w:rsidR="00191A26">
        <w:rPr>
          <w:rFonts w:ascii="Times New Roman" w:hAnsi="Times New Roman" w:cs="Times New Roman"/>
        </w:rPr>
        <w:t xml:space="preserve"> in Canada to </w:t>
      </w:r>
      <w:r w:rsidR="005C03EB">
        <w:rPr>
          <w:rFonts w:ascii="Times New Roman" w:hAnsi="Times New Roman" w:cs="Times New Roman"/>
        </w:rPr>
        <w:t>make commitments to redistribution.</w:t>
      </w:r>
    </w:p>
    <w:p w14:paraId="65A8E50F" w14:textId="3AC8F35C" w:rsidR="00FC594C" w:rsidRDefault="00FC594C" w:rsidP="00FB3058">
      <w:pPr>
        <w:ind w:firstLine="720"/>
        <w:jc w:val="both"/>
        <w:rPr>
          <w:rFonts w:ascii="Times New Roman" w:hAnsi="Times New Roman" w:cs="Times New Roman"/>
        </w:rPr>
      </w:pPr>
      <w:r>
        <w:rPr>
          <w:rFonts w:ascii="Times New Roman" w:hAnsi="Times New Roman" w:cs="Times New Roman"/>
        </w:rPr>
        <w:t>Lastly, turning to the question of party platforms and their interactions with voter preferen</w:t>
      </w:r>
      <w:r w:rsidR="00BF26D8">
        <w:rPr>
          <w:rFonts w:ascii="Times New Roman" w:hAnsi="Times New Roman" w:cs="Times New Roman"/>
        </w:rPr>
        <w:t>c</w:t>
      </w:r>
      <w:r>
        <w:rPr>
          <w:rFonts w:ascii="Times New Roman" w:hAnsi="Times New Roman" w:cs="Times New Roman"/>
        </w:rPr>
        <w:t>es, we find some evidence of the impacts of the changing nature of the class cleavage in Canada. Most clearly, the</w:t>
      </w:r>
      <w:ins w:id="717" w:author="Matt Polacko" w:date="2022-05-27T10:53:00Z">
        <w:r>
          <w:rPr>
            <w:rFonts w:ascii="Times New Roman" w:hAnsi="Times New Roman" w:cs="Times New Roman"/>
          </w:rPr>
          <w:t xml:space="preserve"> </w:t>
        </w:r>
      </w:ins>
      <w:ins w:id="718" w:author="Polacko, Matt (2017)" w:date="2022-05-26T16:23:00Z">
        <w:r w:rsidR="00721E91">
          <w:rPr>
            <w:rFonts w:ascii="Times New Roman" w:hAnsi="Times New Roman" w:cs="Times New Roman"/>
          </w:rPr>
          <w:t xml:space="preserve">party </w:t>
        </w:r>
      </w:ins>
      <w:r>
        <w:rPr>
          <w:rFonts w:ascii="Times New Roman" w:hAnsi="Times New Roman" w:cs="Times New Roman"/>
        </w:rPr>
        <w:t>system</w:t>
      </w:r>
      <w:del w:id="719" w:author="Polacko, Matt (2017)" w:date="2022-05-26T16:23:00Z">
        <w:r w:rsidDel="00721E91">
          <w:rPr>
            <w:rFonts w:ascii="Times New Roman" w:hAnsi="Times New Roman" w:cs="Times New Roman"/>
          </w:rPr>
          <w:delText xml:space="preserve"> as a whole</w:delText>
        </w:r>
      </w:del>
      <w:r>
        <w:rPr>
          <w:rFonts w:ascii="Times New Roman" w:hAnsi="Times New Roman" w:cs="Times New Roman"/>
        </w:rPr>
        <w:t xml:space="preserve">, as seen in campaign platforms, is increasingly about social issues and less about economic issues. This has had the largest impact on the NDP and the conservative parties. In terms of actual positioning, Liberal voters have demonstrated a </w:t>
      </w:r>
      <w:ins w:id="720" w:author="Polacko, Matt (2017)" w:date="2022-05-26T16:24:00Z">
        <w:r w:rsidR="004C234E">
          <w:rPr>
            <w:rFonts w:ascii="Times New Roman" w:hAnsi="Times New Roman" w:cs="Times New Roman"/>
          </w:rPr>
          <w:t>leftist bias on the economy</w:t>
        </w:r>
      </w:ins>
      <w:del w:id="721" w:author="Polacko, Matt (2017)" w:date="2022-05-26T16:24:00Z">
        <w:r w:rsidDel="004C234E">
          <w:rPr>
            <w:rFonts w:ascii="Times New Roman" w:hAnsi="Times New Roman" w:cs="Times New Roman"/>
          </w:rPr>
          <w:delText>slight centre-left bias</w:delText>
        </w:r>
      </w:del>
      <w:r>
        <w:rPr>
          <w:rFonts w:ascii="Times New Roman" w:hAnsi="Times New Roman" w:cs="Times New Roman"/>
        </w:rPr>
        <w:t xml:space="preserve">, </w:t>
      </w:r>
      <w:ins w:id="722" w:author="Polacko, Matt (2017)" w:date="2022-05-26T16:25:00Z">
        <w:r w:rsidR="004C234E">
          <w:rPr>
            <w:rFonts w:ascii="Times New Roman" w:hAnsi="Times New Roman" w:cs="Times New Roman"/>
          </w:rPr>
          <w:t xml:space="preserve">which is out of step with the centrist positioning of the party. </w:t>
        </w:r>
      </w:ins>
      <w:del w:id="723" w:author="Polacko, Matt (2017)" w:date="2022-05-26T16:25:00Z">
        <w:r w:rsidDel="004C234E">
          <w:rPr>
            <w:rFonts w:ascii="Times New Roman" w:hAnsi="Times New Roman" w:cs="Times New Roman"/>
          </w:rPr>
          <w:delText>but the party has historically traded ideological space with the right-wing, meaning that the party system in Canada has historically neglected some</w:delText>
        </w:r>
        <w:r w:rsidR="008D36FD" w:rsidDel="004C234E">
          <w:rPr>
            <w:rFonts w:ascii="Times New Roman" w:hAnsi="Times New Roman" w:cs="Times New Roman"/>
          </w:rPr>
          <w:delText xml:space="preserve">. </w:delText>
        </w:r>
      </w:del>
      <w:r w:rsidR="008D36FD">
        <w:rPr>
          <w:rFonts w:ascii="Times New Roman" w:hAnsi="Times New Roman" w:cs="Times New Roman"/>
        </w:rPr>
        <w:t xml:space="preserve">As the Liberals have attracted increasingly educated voters, their electorate has </w:t>
      </w:r>
      <w:ins w:id="724" w:author="Polacko, Matt (2017)" w:date="2022-05-26T16:26:00Z">
        <w:r w:rsidR="004C234E">
          <w:rPr>
            <w:rFonts w:ascii="Times New Roman" w:hAnsi="Times New Roman" w:cs="Times New Roman"/>
          </w:rPr>
          <w:t xml:space="preserve">also </w:t>
        </w:r>
      </w:ins>
      <w:r w:rsidR="008D36FD">
        <w:rPr>
          <w:rFonts w:ascii="Times New Roman" w:hAnsi="Times New Roman" w:cs="Times New Roman"/>
        </w:rPr>
        <w:t>demonstrated a significant shift to the left on social issues, leaving almost no gap between NDP and Liberal voters on social issues</w:t>
      </w:r>
      <w:ins w:id="725" w:author="Polacko, Matt (2017)" w:date="2022-05-26T16:28:00Z">
        <w:r w:rsidR="00CB3EB3">
          <w:rPr>
            <w:rFonts w:ascii="Times New Roman" w:hAnsi="Times New Roman" w:cs="Times New Roman"/>
          </w:rPr>
          <w:t>.</w:t>
        </w:r>
      </w:ins>
      <w:ins w:id="726" w:author="Polacko, Matt (2017)" w:date="2022-05-26T16:27:00Z">
        <w:r w:rsidR="004C234E">
          <w:rPr>
            <w:rFonts w:ascii="Times New Roman" w:hAnsi="Times New Roman" w:cs="Times New Roman"/>
          </w:rPr>
          <w:t xml:space="preserve"> </w:t>
        </w:r>
      </w:ins>
      <w:ins w:id="727" w:author="Polacko, Matt (2017)" w:date="2022-05-26T16:28:00Z">
        <w:r w:rsidR="00CB3EB3">
          <w:rPr>
            <w:rFonts w:ascii="Times New Roman" w:hAnsi="Times New Roman" w:cs="Times New Roman"/>
          </w:rPr>
          <w:t>T</w:t>
        </w:r>
      </w:ins>
      <w:ins w:id="728" w:author="Polacko, Matt (2017)" w:date="2022-05-26T16:27:00Z">
        <w:r w:rsidR="004C234E">
          <w:rPr>
            <w:rFonts w:ascii="Times New Roman" w:hAnsi="Times New Roman" w:cs="Times New Roman"/>
          </w:rPr>
          <w:t xml:space="preserve">he party </w:t>
        </w:r>
      </w:ins>
      <w:ins w:id="729" w:author="Polacko, Matt (2017)" w:date="2022-05-26T16:28:00Z">
        <w:r w:rsidR="00CB3EB3">
          <w:rPr>
            <w:rFonts w:ascii="Times New Roman" w:hAnsi="Times New Roman" w:cs="Times New Roman"/>
          </w:rPr>
          <w:t xml:space="preserve">also </w:t>
        </w:r>
      </w:ins>
      <w:ins w:id="730" w:author="Polacko, Matt (2017)" w:date="2022-05-26T16:27:00Z">
        <w:r w:rsidR="004C234E">
          <w:rPr>
            <w:rFonts w:ascii="Times New Roman" w:hAnsi="Times New Roman" w:cs="Times New Roman"/>
          </w:rPr>
          <w:t>appears to be catering to its increasingly educated a</w:t>
        </w:r>
      </w:ins>
      <w:ins w:id="731" w:author="Polacko, Matt (2017)" w:date="2022-05-26T16:28:00Z">
        <w:r w:rsidR="004C234E">
          <w:rPr>
            <w:rFonts w:ascii="Times New Roman" w:hAnsi="Times New Roman" w:cs="Times New Roman"/>
          </w:rPr>
          <w:t>nd wealthier voters on the economy, while ignoring</w:t>
        </w:r>
      </w:ins>
      <w:ins w:id="732" w:author="Polacko, Matt (2017)" w:date="2022-05-26T16:29:00Z">
        <w:r w:rsidR="00CB3EB3">
          <w:rPr>
            <w:rFonts w:ascii="Times New Roman" w:hAnsi="Times New Roman" w:cs="Times New Roman"/>
          </w:rPr>
          <w:t xml:space="preserve"> the large segment of its base that is leftist on the economy.</w:t>
        </w:r>
      </w:ins>
      <w:del w:id="733" w:author="Polacko, Matt (2017)" w:date="2022-05-26T16:27:00Z">
        <w:r w:rsidR="008D36FD" w:rsidDel="004C234E">
          <w:rPr>
            <w:rFonts w:ascii="Times New Roman" w:hAnsi="Times New Roman" w:cs="Times New Roman"/>
          </w:rPr>
          <w:delText>.</w:delText>
        </w:r>
      </w:del>
    </w:p>
    <w:p w14:paraId="22CCAA0B" w14:textId="48BEDCE3" w:rsidR="00571205" w:rsidDel="00980E98" w:rsidRDefault="00BF26D8" w:rsidP="00B151A7">
      <w:pPr>
        <w:jc w:val="both"/>
        <w:rPr>
          <w:del w:id="734" w:author="Polacko, Matt (2017)" w:date="2022-05-26T17:40:00Z"/>
          <w:rFonts w:ascii="Times New Roman" w:hAnsi="Times New Roman" w:cs="Times New Roman"/>
        </w:rPr>
        <w:pPrChange w:id="735" w:author="Matt Polacko" w:date="2022-05-27T10:53:00Z">
          <w:pPr>
            <w:ind w:firstLine="720"/>
            <w:jc w:val="both"/>
          </w:pPr>
        </w:pPrChange>
      </w:pPr>
      <w:r>
        <w:rPr>
          <w:rFonts w:ascii="Times New Roman" w:hAnsi="Times New Roman" w:cs="Times New Roman"/>
        </w:rPr>
        <w:t>T</w:t>
      </w:r>
      <w:r w:rsidR="003B55C6">
        <w:rPr>
          <w:rFonts w:ascii="Times New Roman" w:hAnsi="Times New Roman" w:cs="Times New Roman"/>
        </w:rPr>
        <w:t xml:space="preserve">he dynamics laid out here might help to explain </w:t>
      </w:r>
      <w:r>
        <w:rPr>
          <w:rFonts w:ascii="Times New Roman" w:hAnsi="Times New Roman" w:cs="Times New Roman"/>
        </w:rPr>
        <w:t>some</w:t>
      </w:r>
      <w:r w:rsidR="003B55C6">
        <w:rPr>
          <w:rFonts w:ascii="Times New Roman" w:hAnsi="Times New Roman" w:cs="Times New Roman"/>
        </w:rPr>
        <w:t xml:space="preserve"> of the significant moments of the period between 2019 and 2021</w:t>
      </w:r>
      <w:r w:rsidR="00571205">
        <w:rPr>
          <w:rFonts w:ascii="Times New Roman" w:hAnsi="Times New Roman" w:cs="Times New Roman"/>
        </w:rPr>
        <w:t>. On the one hand, the Liberal Party of Justin Trudeau excels at a kind of progressive performativity, lowering Canadian flags – indefinitely – in the wake of news about unmarked graves at Canadian residential schools, then jetting off for a surfing vacation on a day set aside for Truth and Reconciliation.</w:t>
      </w:r>
      <w:r w:rsidR="00F115F8">
        <w:rPr>
          <w:rFonts w:ascii="Times New Roman" w:hAnsi="Times New Roman" w:cs="Times New Roman"/>
        </w:rPr>
        <w:t xml:space="preserve"> Meanwhile, the leader of Canada’s Green Party invited the lea</w:t>
      </w:r>
      <w:r w:rsidR="007345A1">
        <w:rPr>
          <w:rFonts w:ascii="Times New Roman" w:hAnsi="Times New Roman" w:cs="Times New Roman"/>
        </w:rPr>
        <w:t>d</w:t>
      </w:r>
      <w:r w:rsidR="00F115F8">
        <w:rPr>
          <w:rFonts w:ascii="Times New Roman" w:hAnsi="Times New Roman" w:cs="Times New Roman"/>
        </w:rPr>
        <w:t xml:space="preserve">er of the Bloc </w:t>
      </w:r>
      <w:proofErr w:type="spellStart"/>
      <w:r w:rsidR="00F115F8">
        <w:rPr>
          <w:rFonts w:ascii="Times New Roman" w:hAnsi="Times New Roman" w:cs="Times New Roman"/>
        </w:rPr>
        <w:t>Qu</w:t>
      </w:r>
      <w:ins w:id="736" w:author="Simon Kiss" w:date="2022-05-27T11:14:00Z">
        <w:r w:rsidR="001A3DAE">
          <w:rPr>
            <w:rFonts w:ascii="Times New Roman" w:hAnsi="Times New Roman" w:cs="Times New Roman"/>
          </w:rPr>
          <w:t>é</w:t>
        </w:r>
      </w:ins>
      <w:r w:rsidR="00F115F8">
        <w:rPr>
          <w:rFonts w:ascii="Times New Roman" w:hAnsi="Times New Roman" w:cs="Times New Roman"/>
        </w:rPr>
        <w:t>becois</w:t>
      </w:r>
      <w:proofErr w:type="spellEnd"/>
      <w:r w:rsidR="00F115F8">
        <w:rPr>
          <w:rFonts w:ascii="Times New Roman" w:hAnsi="Times New Roman" w:cs="Times New Roman"/>
        </w:rPr>
        <w:t xml:space="preserve"> to “educate himself” in the </w:t>
      </w:r>
      <w:r w:rsidR="007345A1">
        <w:rPr>
          <w:rFonts w:ascii="Times New Roman" w:hAnsi="Times New Roman" w:cs="Times New Roman"/>
        </w:rPr>
        <w:t xml:space="preserve">2021 </w:t>
      </w:r>
      <w:r w:rsidR="00F115F8">
        <w:rPr>
          <w:rFonts w:ascii="Times New Roman" w:hAnsi="Times New Roman" w:cs="Times New Roman"/>
        </w:rPr>
        <w:t>lea</w:t>
      </w:r>
      <w:r w:rsidR="003A5217">
        <w:rPr>
          <w:rFonts w:ascii="Times New Roman" w:hAnsi="Times New Roman" w:cs="Times New Roman"/>
        </w:rPr>
        <w:t>d</w:t>
      </w:r>
      <w:r w:rsidR="00F115F8">
        <w:rPr>
          <w:rFonts w:ascii="Times New Roman" w:hAnsi="Times New Roman" w:cs="Times New Roman"/>
        </w:rPr>
        <w:t>er’s debate as a way of criticizing the party’s support of Quebec’s Bill 21</w:t>
      </w:r>
      <w:r w:rsidR="00571205">
        <w:rPr>
          <w:rFonts w:ascii="Times New Roman" w:hAnsi="Times New Roman" w:cs="Times New Roman"/>
        </w:rPr>
        <w:t>. At the same time, on the right-side of the spect</w:t>
      </w:r>
      <w:r w:rsidR="00F115F8">
        <w:rPr>
          <w:rFonts w:ascii="Times New Roman" w:hAnsi="Times New Roman" w:cs="Times New Roman"/>
        </w:rPr>
        <w:t xml:space="preserve">rum, the bulk of the Conservative Party fell over itself to support a national protest convoy </w:t>
      </w:r>
      <w:r w:rsidR="00F115F8">
        <w:rPr>
          <w:rFonts w:ascii="Times New Roman" w:hAnsi="Times New Roman" w:cs="Times New Roman"/>
        </w:rPr>
        <w:lastRenderedPageBreak/>
        <w:t xml:space="preserve">of “truckers” many of whom were business owners, with the means to spend weeks on the road protesting policies and a quixotic understanding of Canadian constitutional principles. If the </w:t>
      </w:r>
      <w:ins w:id="737" w:author="Simon Kiss" w:date="2022-05-27T11:14:00Z">
        <w:r w:rsidR="001A3DAE">
          <w:rPr>
            <w:rFonts w:ascii="Times New Roman" w:hAnsi="Times New Roman" w:cs="Times New Roman"/>
          </w:rPr>
          <w:t>“</w:t>
        </w:r>
      </w:ins>
      <w:r w:rsidR="00F115F8">
        <w:rPr>
          <w:rFonts w:ascii="Times New Roman" w:hAnsi="Times New Roman" w:cs="Times New Roman"/>
        </w:rPr>
        <w:t>Bra</w:t>
      </w:r>
      <w:r w:rsidR="00CB1944">
        <w:rPr>
          <w:rFonts w:ascii="Times New Roman" w:hAnsi="Times New Roman" w:cs="Times New Roman"/>
        </w:rPr>
        <w:t>h</w:t>
      </w:r>
      <w:r w:rsidR="00F115F8">
        <w:rPr>
          <w:rFonts w:ascii="Times New Roman" w:hAnsi="Times New Roman" w:cs="Times New Roman"/>
        </w:rPr>
        <w:t>min Left / Merchant Right</w:t>
      </w:r>
      <w:ins w:id="738" w:author="Simon Kiss" w:date="2022-05-27T11:14:00Z">
        <w:r w:rsidR="001A3DAE">
          <w:rPr>
            <w:rFonts w:ascii="Times New Roman" w:hAnsi="Times New Roman" w:cs="Times New Roman"/>
          </w:rPr>
          <w:t>”</w:t>
        </w:r>
      </w:ins>
      <w:r w:rsidR="00F115F8">
        <w:rPr>
          <w:rFonts w:ascii="Times New Roman" w:hAnsi="Times New Roman" w:cs="Times New Roman"/>
        </w:rPr>
        <w:t xml:space="preserve"> thesis does not necessarily explain policy outcomes, it might at least tell us </w:t>
      </w:r>
      <w:del w:id="739" w:author="Polacko, Matt (2017)" w:date="2022-05-26T17:41:00Z">
        <w:r w:rsidR="00F115F8" w:rsidDel="00980E98">
          <w:rPr>
            <w:rFonts w:ascii="Times New Roman" w:hAnsi="Times New Roman" w:cs="Times New Roman"/>
          </w:rPr>
          <w:delText>a lot</w:delText>
        </w:r>
      </w:del>
      <w:ins w:id="740" w:author="Polacko, Matt (2017)" w:date="2022-05-26T17:41:00Z">
        <w:r w:rsidR="00980E98">
          <w:rPr>
            <w:rFonts w:ascii="Times New Roman" w:hAnsi="Times New Roman" w:cs="Times New Roman"/>
          </w:rPr>
          <w:t>much</w:t>
        </w:r>
      </w:ins>
      <w:r w:rsidR="00F115F8">
        <w:rPr>
          <w:rFonts w:ascii="Times New Roman" w:hAnsi="Times New Roman" w:cs="Times New Roman"/>
        </w:rPr>
        <w:t xml:space="preserve"> about political styles.</w:t>
      </w:r>
      <w:r w:rsidR="003B55C6">
        <w:rPr>
          <w:rFonts w:ascii="Times New Roman" w:hAnsi="Times New Roman" w:cs="Times New Roman"/>
        </w:rPr>
        <w:t xml:space="preserve"> And yet equally, in the middle of that noise, </w:t>
      </w:r>
      <w:del w:id="741" w:author="Matt Polacko" w:date="2022-05-27T10:53:00Z">
        <w:r w:rsidR="003B55C6">
          <w:rPr>
            <w:rFonts w:ascii="Times New Roman" w:hAnsi="Times New Roman" w:cs="Times New Roman"/>
          </w:rPr>
          <w:delText>it’s</w:delText>
        </w:r>
      </w:del>
      <w:ins w:id="742" w:author="Matt Polacko" w:date="2022-05-27T10:53:00Z">
        <w:r w:rsidR="003B55C6">
          <w:rPr>
            <w:rFonts w:ascii="Times New Roman" w:hAnsi="Times New Roman" w:cs="Times New Roman"/>
          </w:rPr>
          <w:t>it</w:t>
        </w:r>
      </w:ins>
      <w:ins w:id="743" w:author="Polacko, Matt (2017)" w:date="2022-05-26T16:30:00Z">
        <w:r w:rsidR="00CB3EB3">
          <w:rPr>
            <w:rFonts w:ascii="Times New Roman" w:hAnsi="Times New Roman" w:cs="Times New Roman"/>
          </w:rPr>
          <w:t xml:space="preserve"> is</w:t>
        </w:r>
      </w:ins>
      <w:del w:id="744" w:author="Polacko, Matt (2017)" w:date="2022-05-26T16:30:00Z">
        <w:r w:rsidR="003B55C6" w:rsidDel="00CB3EB3">
          <w:rPr>
            <w:rFonts w:ascii="Times New Roman" w:hAnsi="Times New Roman" w:cs="Times New Roman"/>
          </w:rPr>
          <w:delText>’s</w:delText>
        </w:r>
      </w:del>
      <w:r w:rsidR="003B55C6">
        <w:rPr>
          <w:rFonts w:ascii="Times New Roman" w:hAnsi="Times New Roman" w:cs="Times New Roman"/>
        </w:rPr>
        <w:t xml:space="preserve"> worth pointing out that the </w:t>
      </w:r>
      <w:ins w:id="745" w:author="Polacko, Matt (2017)" w:date="2022-05-26T16:30:00Z">
        <w:r w:rsidR="00CB3EB3">
          <w:rPr>
            <w:rFonts w:ascii="Times New Roman" w:hAnsi="Times New Roman" w:cs="Times New Roman"/>
          </w:rPr>
          <w:t xml:space="preserve">recent </w:t>
        </w:r>
      </w:ins>
      <w:r w:rsidR="003B55C6">
        <w:rPr>
          <w:rFonts w:ascii="Times New Roman" w:hAnsi="Times New Roman" w:cs="Times New Roman"/>
        </w:rPr>
        <w:t xml:space="preserve">supply and confidence agreement negotiated by the NDP, a party increasingly dominated by a poorer </w:t>
      </w:r>
      <w:ins w:id="746" w:author="Polacko, Matt (2017)" w:date="2022-05-26T17:41:00Z">
        <w:r w:rsidR="00980E98">
          <w:rPr>
            <w:rFonts w:ascii="Times New Roman" w:hAnsi="Times New Roman" w:cs="Times New Roman"/>
          </w:rPr>
          <w:t xml:space="preserve">pro-redistribution </w:t>
        </w:r>
      </w:ins>
      <w:r w:rsidR="003B55C6">
        <w:rPr>
          <w:rFonts w:ascii="Times New Roman" w:hAnsi="Times New Roman" w:cs="Times New Roman"/>
        </w:rPr>
        <w:t>electorate</w:t>
      </w:r>
      <w:ins w:id="747" w:author="Polacko, Matt (2017)" w:date="2022-05-26T16:30:00Z">
        <w:r w:rsidR="00CB3EB3">
          <w:rPr>
            <w:rFonts w:ascii="Times New Roman" w:hAnsi="Times New Roman" w:cs="Times New Roman"/>
          </w:rPr>
          <w:t>,</w:t>
        </w:r>
      </w:ins>
      <w:r w:rsidR="003B55C6">
        <w:rPr>
          <w:rFonts w:ascii="Times New Roman" w:hAnsi="Times New Roman" w:cs="Times New Roman"/>
        </w:rPr>
        <w:t xml:space="preserve"> was almost entirely about economic and redistributive issues.</w:t>
      </w:r>
    </w:p>
    <w:p w14:paraId="2EAF03A7" w14:textId="77777777" w:rsidR="00980E98" w:rsidRDefault="00980E98" w:rsidP="00CA0FF5">
      <w:pPr>
        <w:ind w:firstLine="720"/>
        <w:jc w:val="both"/>
        <w:rPr>
          <w:ins w:id="748" w:author="Polacko, Matt (2017)" w:date="2022-05-26T17:40:00Z"/>
          <w:rFonts w:ascii="Times New Roman" w:hAnsi="Times New Roman" w:cs="Times New Roman"/>
        </w:rPr>
      </w:pPr>
    </w:p>
    <w:p w14:paraId="0750D74B" w14:textId="77777777" w:rsidR="00980E98" w:rsidRDefault="00980E98" w:rsidP="00B151A7">
      <w:pPr>
        <w:jc w:val="both"/>
        <w:rPr>
          <w:ins w:id="749" w:author="Polacko, Matt (2017)" w:date="2022-05-26T17:40:00Z"/>
          <w:rFonts w:ascii="Times New Roman" w:hAnsi="Times New Roman" w:cs="Times New Roman"/>
        </w:rPr>
      </w:pPr>
    </w:p>
    <w:p w14:paraId="48556DC8" w14:textId="15D15011" w:rsidR="00980E98" w:rsidRDefault="00980E98" w:rsidP="00B151A7">
      <w:pPr>
        <w:jc w:val="both"/>
        <w:rPr>
          <w:rFonts w:ascii="Times New Roman" w:hAnsi="Times New Roman" w:cs="Times New Roman"/>
        </w:rPr>
        <w:sectPr w:rsidR="00980E98" w:rsidSect="0061416A">
          <w:headerReference w:type="default" r:id="rId20"/>
          <w:footerReference w:type="even" r:id="rId21"/>
          <w:footerReference w:type="default" r:id="rId22"/>
          <w:pgSz w:w="12240" w:h="15840"/>
          <w:pgMar w:top="1440" w:right="1440" w:bottom="1440" w:left="1440" w:header="708" w:footer="708" w:gutter="0"/>
          <w:pgNumType w:start="0"/>
          <w:cols w:space="708"/>
          <w:titlePg/>
          <w:docGrid w:linePitch="360"/>
        </w:sectPr>
      </w:pPr>
    </w:p>
    <w:p w14:paraId="5C5E8F3C" w14:textId="58D51494" w:rsidR="0078135F" w:rsidRPr="00564AEA" w:rsidRDefault="0078135F" w:rsidP="00DD538A">
      <w:pPr>
        <w:ind w:firstLine="720"/>
        <w:jc w:val="both"/>
        <w:rPr>
          <w:rFonts w:ascii="Times New Roman" w:hAnsi="Times New Roman" w:cs="Times New Roman"/>
        </w:rPr>
      </w:pPr>
    </w:p>
    <w:p w14:paraId="75B7FC32" w14:textId="018368AE" w:rsidR="0078135F" w:rsidRPr="00564AEA" w:rsidRDefault="0078135F">
      <w:pPr>
        <w:ind w:firstLine="720"/>
        <w:jc w:val="both"/>
        <w:pPrChange w:id="750" w:author="Polacko, Matt (2017)" w:date="2022-05-27T10:53:00Z">
          <w:pPr>
            <w:pStyle w:val="Heading1"/>
          </w:pPr>
        </w:pPrChange>
      </w:pPr>
    </w:p>
    <w:p w14:paraId="649470CE" w14:textId="2E2D5230" w:rsidR="001917A2" w:rsidRPr="008C5E1F" w:rsidRDefault="001917A2" w:rsidP="007B6D90">
      <w:pPr>
        <w:pStyle w:val="Heading1"/>
      </w:pPr>
      <w:r w:rsidRPr="008C5E1F">
        <w:t>REFERENCES</w:t>
      </w:r>
    </w:p>
    <w:p w14:paraId="2DB86F3C" w14:textId="77777777" w:rsidR="001917A2" w:rsidRPr="005875AB" w:rsidRDefault="001917A2" w:rsidP="001917A2">
      <w:pPr>
        <w:rPr>
          <w:rFonts w:ascii="Times New Roman" w:hAnsi="Times New Roman" w:cs="Times New Roman"/>
        </w:rPr>
      </w:pPr>
    </w:p>
    <w:p w14:paraId="17900B3E" w14:textId="77777777" w:rsidR="001917A2" w:rsidRPr="00B151A7" w:rsidRDefault="001917A2" w:rsidP="001917A2">
      <w:pPr>
        <w:pStyle w:val="Bibliography"/>
        <w:rPr>
          <w:rFonts w:ascii="Times New Roman" w:hAnsi="Times New Roman" w:cs="Times New Roman"/>
        </w:rPr>
      </w:pPr>
      <w:r w:rsidRPr="00B151A7">
        <w:rPr>
          <w:rFonts w:ascii="Times New Roman" w:hAnsi="Times New Roman" w:cs="Times New Roman"/>
        </w:rPr>
        <w:t xml:space="preserve">Abou-Chadi, </w:t>
      </w:r>
      <w:proofErr w:type="gramStart"/>
      <w:r w:rsidRPr="00B151A7">
        <w:rPr>
          <w:rFonts w:ascii="Times New Roman" w:hAnsi="Times New Roman" w:cs="Times New Roman"/>
        </w:rPr>
        <w:t>Tarik</w:t>
      </w:r>
      <w:proofErr w:type="gramEnd"/>
      <w:r w:rsidRPr="00B151A7">
        <w:rPr>
          <w:rFonts w:ascii="Times New Roman" w:hAnsi="Times New Roman" w:cs="Times New Roman"/>
        </w:rPr>
        <w:t xml:space="preserve"> and Simon Hix. (2021). “Brahmin Left versus Merchant Right? Education, Class, Multiparty Competition, and Redistribution in Western Europe.” </w:t>
      </w:r>
      <w:r w:rsidRPr="00B151A7">
        <w:rPr>
          <w:rFonts w:ascii="Times New Roman" w:hAnsi="Times New Roman" w:cs="Times New Roman"/>
          <w:i/>
          <w:iCs/>
        </w:rPr>
        <w:t>The British Journal of Sociology</w:t>
      </w:r>
      <w:r w:rsidRPr="00B151A7">
        <w:rPr>
          <w:rFonts w:ascii="Times New Roman" w:hAnsi="Times New Roman" w:cs="Times New Roman"/>
        </w:rPr>
        <w:t>. 72(1): 79–92.</w:t>
      </w:r>
    </w:p>
    <w:p w14:paraId="0C0C1714" w14:textId="77777777" w:rsidR="001917A2" w:rsidRPr="00B151A7" w:rsidDel="00980E98" w:rsidRDefault="001917A2" w:rsidP="001917A2">
      <w:pPr>
        <w:rPr>
          <w:del w:id="751" w:author="Polacko, Matt (2017)" w:date="2022-05-26T17:42:00Z"/>
          <w:rFonts w:ascii="Times New Roman" w:hAnsi="Times New Roman" w:cs="Times New Roman"/>
        </w:rPr>
      </w:pPr>
    </w:p>
    <w:p w14:paraId="46DE0DAB" w14:textId="51A0B3F3" w:rsidR="001917A2" w:rsidRPr="00B151A7" w:rsidDel="00980E98" w:rsidRDefault="001917A2" w:rsidP="008C5E1F">
      <w:pPr>
        <w:rPr>
          <w:del w:id="752" w:author="Polacko, Matt (2017)" w:date="2022-05-26T17:42:00Z"/>
          <w:rFonts w:ascii="Times New Roman" w:eastAsia="Times New Roman" w:hAnsi="Times New Roman" w:cs="Times New Roman"/>
        </w:rPr>
      </w:pPr>
      <w:del w:id="753" w:author="Polacko, Matt (2017)" w:date="2022-05-26T17:42:00Z">
        <w:r w:rsidRPr="008C5E1F" w:rsidDel="00980E98">
          <w:rPr>
            <w:rFonts w:ascii="Times New Roman" w:hAnsi="Times New Roman"/>
            <w:highlight w:val="yellow"/>
          </w:rPr>
          <w:delText xml:space="preserve">Alford, Robert. (1963). </w:delText>
        </w:r>
        <w:r w:rsidRPr="008C5E1F" w:rsidDel="00980E98">
          <w:rPr>
            <w:rFonts w:ascii="Times New Roman" w:hAnsi="Times New Roman"/>
            <w:i/>
            <w:highlight w:val="yellow"/>
          </w:rPr>
          <w:delText>Party and Society: the Anglo-American Democracies</w:delText>
        </w:r>
        <w:r w:rsidRPr="008C5E1F" w:rsidDel="00980E98">
          <w:rPr>
            <w:rFonts w:ascii="Times New Roman" w:hAnsi="Times New Roman"/>
            <w:highlight w:val="yellow"/>
          </w:rPr>
          <w:delText>. Rand McNally.</w:delText>
        </w:r>
      </w:del>
    </w:p>
    <w:p w14:paraId="4FBF23D3" w14:textId="77777777" w:rsidR="001917A2" w:rsidRPr="00B151A7" w:rsidRDefault="001917A2" w:rsidP="008C5E1F">
      <w:pPr>
        <w:rPr>
          <w:rFonts w:ascii="Times New Roman" w:eastAsia="Times New Roman" w:hAnsi="Times New Roman" w:cs="Times New Roman"/>
        </w:rPr>
      </w:pPr>
    </w:p>
    <w:p w14:paraId="6F6601D0" w14:textId="77777777" w:rsidR="00403B46" w:rsidRDefault="001917A2" w:rsidP="001917A2">
      <w:pPr>
        <w:ind w:left="720" w:hanging="720"/>
        <w:rPr>
          <w:ins w:id="754" w:author="Polacko, Matt (2017)" w:date="2022-05-26T17:47:00Z"/>
          <w:rFonts w:ascii="Times New Roman" w:eastAsia="Times New Roman" w:hAnsi="Times New Roman" w:cs="Times New Roman"/>
        </w:rPr>
      </w:pPr>
      <w:proofErr w:type="spellStart"/>
      <w:r w:rsidRPr="00B151A7">
        <w:rPr>
          <w:rFonts w:ascii="Times New Roman" w:eastAsia="Times New Roman" w:hAnsi="Times New Roman" w:cs="Times New Roman"/>
        </w:rPr>
        <w:t>Amable</w:t>
      </w:r>
      <w:proofErr w:type="spellEnd"/>
      <w:r w:rsidRPr="00B151A7">
        <w:rPr>
          <w:rFonts w:ascii="Times New Roman" w:eastAsia="Times New Roman" w:hAnsi="Times New Roman" w:cs="Times New Roman"/>
        </w:rPr>
        <w:t xml:space="preserve">, </w:t>
      </w:r>
      <w:proofErr w:type="gramStart"/>
      <w:r w:rsidRPr="00B151A7">
        <w:rPr>
          <w:rFonts w:ascii="Times New Roman" w:eastAsia="Times New Roman" w:hAnsi="Times New Roman" w:cs="Times New Roman"/>
        </w:rPr>
        <w:t>Bruno</w:t>
      </w:r>
      <w:proofErr w:type="gramEnd"/>
      <w:r w:rsidRPr="00B151A7">
        <w:rPr>
          <w:rFonts w:ascii="Times New Roman" w:eastAsia="Times New Roman" w:hAnsi="Times New Roman" w:cs="Times New Roman"/>
        </w:rPr>
        <w:t xml:space="preserve"> and Thibault </w:t>
      </w:r>
      <w:proofErr w:type="spellStart"/>
      <w:r w:rsidRPr="00B151A7">
        <w:rPr>
          <w:rFonts w:ascii="Times New Roman" w:eastAsia="Times New Roman" w:hAnsi="Times New Roman" w:cs="Times New Roman"/>
        </w:rPr>
        <w:t>Darcillon</w:t>
      </w:r>
      <w:proofErr w:type="spellEnd"/>
      <w:r w:rsidRPr="00B151A7">
        <w:rPr>
          <w:rFonts w:ascii="Times New Roman" w:eastAsia="Times New Roman" w:hAnsi="Times New Roman" w:cs="Times New Roman"/>
        </w:rPr>
        <w:t xml:space="preserve">. (2021). “The brahmin left, the merchant right and the </w:t>
      </w:r>
      <w:r w:rsidRPr="00B151A7">
        <w:rPr>
          <w:rFonts w:ascii="Times New Roman" w:eastAsia="Times New Roman" w:hAnsi="Times New Roman" w:cs="Times New Roman"/>
          <w:i/>
          <w:iCs/>
        </w:rPr>
        <w:t>bloc bourgeois</w:t>
      </w:r>
      <w:r w:rsidRPr="00B151A7">
        <w:rPr>
          <w:rFonts w:ascii="Times New Roman" w:eastAsia="Times New Roman" w:hAnsi="Times New Roman" w:cs="Times New Roman"/>
        </w:rPr>
        <w:t xml:space="preserve">.” </w:t>
      </w:r>
      <w:r w:rsidRPr="00B151A7">
        <w:rPr>
          <w:rFonts w:ascii="Times New Roman" w:eastAsia="Times New Roman" w:hAnsi="Times New Roman" w:cs="Times New Roman"/>
          <w:i/>
          <w:iCs/>
        </w:rPr>
        <w:t>Review of International Political Economy</w:t>
      </w:r>
      <w:r w:rsidRPr="00B151A7">
        <w:rPr>
          <w:rFonts w:ascii="Times New Roman" w:eastAsia="Times New Roman" w:hAnsi="Times New Roman" w:cs="Times New Roman"/>
        </w:rPr>
        <w:t xml:space="preserve">. [Online]. </w:t>
      </w:r>
      <w:hyperlink r:id="rId23" w:history="1">
        <w:r w:rsidRPr="00B151A7">
          <w:rPr>
            <w:rStyle w:val="Hyperlink"/>
            <w:rFonts w:ascii="Times New Roman" w:eastAsia="Times New Roman" w:hAnsi="Times New Roman" w:cs="Times New Roman"/>
          </w:rPr>
          <w:t>https://doi.org/10.1080/09692290.2021.1913440</w:t>
        </w:r>
      </w:hyperlink>
      <w:r w:rsidRPr="00B151A7">
        <w:rPr>
          <w:rFonts w:ascii="Times New Roman" w:eastAsia="Times New Roman" w:hAnsi="Times New Roman" w:cs="Times New Roman"/>
        </w:rPr>
        <w:t>.</w:t>
      </w:r>
      <w:ins w:id="755" w:author="Polacko, Matt (2017)" w:date="2022-05-26T17:46:00Z">
        <w:r w:rsidR="00403B46">
          <w:rPr>
            <w:rFonts w:ascii="Times New Roman" w:eastAsia="Times New Roman" w:hAnsi="Times New Roman" w:cs="Times New Roman"/>
          </w:rPr>
          <w:t xml:space="preserve"> </w:t>
        </w:r>
      </w:ins>
    </w:p>
    <w:p w14:paraId="72CE3329" w14:textId="3920AC7B" w:rsidR="001917A2" w:rsidRPr="00B151A7" w:rsidDel="00403B46" w:rsidRDefault="001917A2" w:rsidP="001917A2">
      <w:pPr>
        <w:ind w:left="720" w:hanging="720"/>
        <w:rPr>
          <w:del w:id="756" w:author="Polacko, Matt (2017)" w:date="2022-05-26T17:47:00Z"/>
          <w:rFonts w:ascii="Times New Roman" w:eastAsia="Times New Roman" w:hAnsi="Times New Roman" w:cs="Times New Roman"/>
        </w:rPr>
      </w:pPr>
    </w:p>
    <w:p w14:paraId="6B8DA01B" w14:textId="77777777" w:rsidR="001917A2" w:rsidRPr="00B151A7" w:rsidRDefault="001917A2" w:rsidP="008C5E1F">
      <w:pPr>
        <w:pStyle w:val="Bibliography"/>
        <w:ind w:left="0" w:firstLine="0"/>
        <w:rPr>
          <w:rFonts w:ascii="Times New Roman" w:hAnsi="Times New Roman" w:cs="Times New Roman"/>
        </w:rPr>
      </w:pPr>
    </w:p>
    <w:p w14:paraId="33442186" w14:textId="77777777" w:rsidR="001917A2" w:rsidRPr="00B151A7" w:rsidDel="00907941" w:rsidRDefault="001917A2" w:rsidP="001917A2">
      <w:pPr>
        <w:pStyle w:val="Bibliography"/>
        <w:rPr>
          <w:del w:id="757" w:author="Polacko, Matt (2017)" w:date="2022-05-26T15:27:00Z"/>
          <w:rFonts w:ascii="Times New Roman" w:hAnsi="Times New Roman" w:cs="Times New Roman"/>
        </w:rPr>
      </w:pPr>
      <w:r w:rsidRPr="00B151A7">
        <w:rPr>
          <w:rFonts w:ascii="Times New Roman" w:hAnsi="Times New Roman" w:cs="Times New Roman"/>
        </w:rPr>
        <w:t>Andersen, Robert. (2013). “The Class-Party Relationship in Canada, 1965–2004.” In Nan Dirk De Graaf and Geoffrey Evans</w:t>
      </w:r>
      <w:r w:rsidRPr="00B151A7">
        <w:rPr>
          <w:rFonts w:ascii="Times New Roman" w:hAnsi="Times New Roman" w:cs="Times New Roman"/>
          <w:i/>
          <w:iCs/>
        </w:rPr>
        <w:t xml:space="preserve"> </w:t>
      </w:r>
      <w:r w:rsidRPr="00B151A7">
        <w:rPr>
          <w:rFonts w:ascii="Times New Roman" w:hAnsi="Times New Roman" w:cs="Times New Roman"/>
        </w:rPr>
        <w:t>(eds),</w:t>
      </w:r>
      <w:r w:rsidRPr="00B151A7">
        <w:rPr>
          <w:rFonts w:ascii="Times New Roman" w:hAnsi="Times New Roman" w:cs="Times New Roman"/>
          <w:i/>
          <w:iCs/>
        </w:rPr>
        <w:t xml:space="preserve"> Political Choice Matters</w:t>
      </w:r>
      <w:r w:rsidRPr="00B151A7">
        <w:rPr>
          <w:rFonts w:ascii="Times New Roman" w:hAnsi="Times New Roman" w:cs="Times New Roman"/>
          <w:i/>
        </w:rPr>
        <w:t>: Explaining the Strength of Class and Religious Cleavages in Cross-National Perspective</w:t>
      </w:r>
      <w:r w:rsidRPr="00B151A7">
        <w:rPr>
          <w:rFonts w:ascii="Times New Roman" w:hAnsi="Times New Roman" w:cs="Times New Roman"/>
          <w:i/>
          <w:iCs/>
        </w:rPr>
        <w:t xml:space="preserve"> </w:t>
      </w:r>
      <w:r w:rsidRPr="00B151A7">
        <w:rPr>
          <w:rFonts w:ascii="Times New Roman" w:hAnsi="Times New Roman" w:cs="Times New Roman"/>
        </w:rPr>
        <w:t xml:space="preserve">(pp. </w:t>
      </w:r>
      <w:r w:rsidRPr="00B151A7">
        <w:rPr>
          <w:rFonts w:ascii="Times New Roman" w:eastAsia="Times New Roman" w:hAnsi="Times New Roman" w:cs="Times New Roman"/>
        </w:rPr>
        <w:t>165–184)</w:t>
      </w:r>
      <w:r w:rsidRPr="00B151A7">
        <w:rPr>
          <w:rFonts w:ascii="Times New Roman" w:hAnsi="Times New Roman" w:cs="Times New Roman"/>
        </w:rPr>
        <w:t>. Oxford University Press.</w:t>
      </w:r>
    </w:p>
    <w:p w14:paraId="23E7FD2A" w14:textId="77777777" w:rsidR="001917A2" w:rsidRPr="00B151A7" w:rsidDel="00907941" w:rsidRDefault="001917A2" w:rsidP="00B0105C">
      <w:pPr>
        <w:pStyle w:val="Bibliography"/>
        <w:ind w:left="0" w:firstLine="0"/>
        <w:rPr>
          <w:del w:id="758" w:author="Polacko, Matt (2017)" w:date="2022-05-26T15:27:00Z"/>
          <w:rFonts w:ascii="Times New Roman" w:eastAsia="Times New Roman" w:hAnsi="Times New Roman" w:cs="Times New Roman"/>
        </w:rPr>
      </w:pPr>
    </w:p>
    <w:p w14:paraId="15E7FAB2" w14:textId="1B747365" w:rsidR="001917A2" w:rsidRPr="008C5E1F" w:rsidDel="00907941" w:rsidRDefault="001917A2" w:rsidP="00907941">
      <w:pPr>
        <w:pStyle w:val="Bibliography"/>
        <w:rPr>
          <w:del w:id="759" w:author="Polacko, Matt (2017)" w:date="2022-05-26T15:26:00Z"/>
          <w:rStyle w:val="Hyperlink"/>
          <w:rFonts w:ascii="Times New Roman" w:hAnsi="Times New Roman"/>
        </w:rPr>
      </w:pPr>
      <w:del w:id="760" w:author="Polacko, Matt (2017)" w:date="2022-05-26T15:27:00Z">
        <w:r w:rsidRPr="00B151A7" w:rsidDel="00907941">
          <w:rPr>
            <w:rFonts w:ascii="Times New Roman" w:eastAsia="Times New Roman" w:hAnsi="Times New Roman" w:cs="Times New Roman"/>
          </w:rPr>
          <w:delText xml:space="preserve">Attewell, David. (2021). “Redistribution Attitudes and Vote Choice Across the Educational Divide.” </w:delText>
        </w:r>
        <w:r w:rsidRPr="00B151A7" w:rsidDel="00907941">
          <w:rPr>
            <w:rFonts w:ascii="Times New Roman" w:eastAsia="Times New Roman" w:hAnsi="Times New Roman" w:cs="Times New Roman"/>
            <w:i/>
            <w:iCs/>
          </w:rPr>
          <w:delText>European Journal of Political Research</w:delText>
        </w:r>
        <w:r w:rsidRPr="00B151A7" w:rsidDel="00907941">
          <w:rPr>
            <w:rFonts w:ascii="Times New Roman" w:eastAsia="Times New Roman" w:hAnsi="Times New Roman" w:cs="Times New Roman"/>
          </w:rPr>
          <w:delText xml:space="preserve">. [Online]. </w:delText>
        </w:r>
        <w:r w:rsidR="004F5B50" w:rsidDel="00907941">
          <w:fldChar w:fldCharType="begin"/>
        </w:r>
        <w:r w:rsidR="004F5B50" w:rsidDel="00907941">
          <w:delInstrText xml:space="preserve"> HYPERLINK "https://doi.org/10.1111/1475-6765.12486" </w:delInstrText>
        </w:r>
        <w:r w:rsidR="004F5B50" w:rsidDel="00907941">
          <w:fldChar w:fldCharType="separate"/>
        </w:r>
        <w:r w:rsidRPr="00B151A7" w:rsidDel="00907941">
          <w:rPr>
            <w:rStyle w:val="Hyperlink"/>
            <w:rFonts w:ascii="Times New Roman" w:eastAsia="Times New Roman" w:hAnsi="Times New Roman" w:cs="Times New Roman"/>
          </w:rPr>
          <w:delText>https://doi.org/10.1111/1475-6765.12486</w:delText>
        </w:r>
        <w:r w:rsidR="004F5B50" w:rsidDel="00907941">
          <w:rPr>
            <w:rStyle w:val="Hyperlink"/>
            <w:rFonts w:ascii="Times New Roman" w:eastAsia="Times New Roman" w:hAnsi="Times New Roman" w:cs="Times New Roman"/>
          </w:rPr>
          <w:fldChar w:fldCharType="end"/>
        </w:r>
      </w:del>
    </w:p>
    <w:p w14:paraId="321B3D4A" w14:textId="12DEF422" w:rsidR="00907941" w:rsidRDefault="00907941" w:rsidP="008C5E1F">
      <w:pPr>
        <w:pStyle w:val="Bibliography"/>
        <w:rPr>
          <w:ins w:id="761" w:author="Polacko, Matt (2017)" w:date="2022-05-26T15:27:00Z"/>
        </w:rPr>
      </w:pPr>
    </w:p>
    <w:p w14:paraId="7F8933BF" w14:textId="37B6349A" w:rsidR="001917A2" w:rsidDel="00403B46" w:rsidRDefault="001917A2" w:rsidP="00907941">
      <w:pPr>
        <w:rPr>
          <w:del w:id="762" w:author="Polacko, Matt (2017)" w:date="2022-05-26T15:26:00Z"/>
          <w:rFonts w:ascii="Times New Roman" w:hAnsi="Times New Roman" w:cs="Times New Roman"/>
        </w:rPr>
        <w:pPrChange w:id="763" w:author="Matt Polacko" w:date="2022-05-27T10:53:00Z">
          <w:pPr>
            <w:pStyle w:val="Bibliography"/>
            <w:ind w:left="0" w:firstLine="0"/>
          </w:pPr>
        </w:pPrChange>
      </w:pPr>
    </w:p>
    <w:p w14:paraId="640CBBC1" w14:textId="77777777" w:rsidR="00403B46" w:rsidRDefault="00403B46" w:rsidP="001917A2">
      <w:pPr>
        <w:pStyle w:val="Bibliography"/>
        <w:rPr>
          <w:ins w:id="764" w:author="Polacko, Matt (2017)" w:date="2022-05-26T17:47:00Z"/>
          <w:rFonts w:ascii="Times New Roman" w:hAnsi="Times New Roman" w:cs="Times New Roman"/>
        </w:rPr>
      </w:pPr>
    </w:p>
    <w:p w14:paraId="58DA7B03" w14:textId="49CB2F54" w:rsidR="00403B46" w:rsidRPr="00B151A7" w:rsidRDefault="00403B46" w:rsidP="00403B46">
      <w:pPr>
        <w:ind w:left="720" w:hanging="720"/>
        <w:rPr>
          <w:ins w:id="765" w:author="Polacko, Matt (2017)" w:date="2022-05-26T17:47:00Z"/>
          <w:rFonts w:ascii="Times New Roman" w:eastAsia="Times New Roman" w:hAnsi="Times New Roman" w:cs="Times New Roman"/>
        </w:rPr>
      </w:pPr>
      <w:ins w:id="766" w:author="Polacko, Matt (2017)" w:date="2022-05-26T17:47:00Z">
        <w:r w:rsidRPr="00403B46">
          <w:rPr>
            <w:rFonts w:ascii="Times New Roman" w:eastAsia="Times New Roman" w:hAnsi="Times New Roman" w:cs="Times New Roman"/>
          </w:rPr>
          <w:t xml:space="preserve">Ares, Macarena. (2022). </w:t>
        </w:r>
        <w:r>
          <w:rPr>
            <w:rFonts w:ascii="Times New Roman" w:eastAsia="Times New Roman" w:hAnsi="Times New Roman" w:cs="Times New Roman"/>
          </w:rPr>
          <w:t>“</w:t>
        </w:r>
        <w:r w:rsidRPr="00403B46">
          <w:rPr>
            <w:rFonts w:ascii="Times New Roman" w:eastAsia="Times New Roman" w:hAnsi="Times New Roman" w:cs="Times New Roman"/>
          </w:rPr>
          <w:t>Issue politicization and social class: How the electoral supply activates class divides in political preferences.</w:t>
        </w:r>
        <w:r>
          <w:rPr>
            <w:rFonts w:ascii="Times New Roman" w:eastAsia="Times New Roman" w:hAnsi="Times New Roman" w:cs="Times New Roman"/>
          </w:rPr>
          <w:t>”</w:t>
        </w:r>
        <w:r w:rsidRPr="00403B46">
          <w:rPr>
            <w:rFonts w:ascii="Times New Roman" w:eastAsia="Times New Roman" w:hAnsi="Times New Roman" w:cs="Times New Roman"/>
          </w:rPr>
          <w:t xml:space="preserve"> </w:t>
        </w:r>
        <w:r w:rsidRPr="008C5E1F">
          <w:rPr>
            <w:rFonts w:ascii="Times New Roman" w:eastAsia="Times New Roman" w:hAnsi="Times New Roman" w:cs="Times New Roman"/>
            <w:i/>
            <w:iCs/>
          </w:rPr>
          <w:t>European Journal of Political Research</w:t>
        </w:r>
        <w:r w:rsidRPr="00403B46">
          <w:rPr>
            <w:rFonts w:ascii="Times New Roman" w:eastAsia="Times New Roman" w:hAnsi="Times New Roman" w:cs="Times New Roman"/>
          </w:rPr>
          <w:t>. 61(2): 503</w:t>
        </w:r>
        <w:r w:rsidRPr="00980E98">
          <w:rPr>
            <w:rFonts w:ascii="Times New Roman" w:eastAsia="Times New Roman" w:hAnsi="Times New Roman" w:cs="Times New Roman"/>
          </w:rPr>
          <w:t>–</w:t>
        </w:r>
        <w:r w:rsidRPr="00403B46">
          <w:rPr>
            <w:rFonts w:ascii="Times New Roman" w:eastAsia="Times New Roman" w:hAnsi="Times New Roman" w:cs="Times New Roman"/>
          </w:rPr>
          <w:t>523.</w:t>
        </w:r>
      </w:ins>
    </w:p>
    <w:p w14:paraId="0F71A9FC" w14:textId="77777777" w:rsidR="00907941" w:rsidRPr="008C5E1F" w:rsidRDefault="00907941" w:rsidP="008C5E1F">
      <w:pPr>
        <w:rPr>
          <w:ins w:id="767" w:author="Polacko, Matt (2017)" w:date="2022-05-26T15:27:00Z"/>
        </w:rPr>
      </w:pPr>
    </w:p>
    <w:p w14:paraId="3EDD165D" w14:textId="614CB0C5" w:rsidR="003009DE" w:rsidRPr="008C5E1F" w:rsidDel="007938E3" w:rsidRDefault="007938E3" w:rsidP="00467C2B">
      <w:pPr>
        <w:pStyle w:val="Bibliography"/>
        <w:rPr>
          <w:del w:id="768" w:author="Polacko, Matt (2017)" w:date="2022-05-26T15:26:00Z"/>
          <w:rFonts w:ascii="Times New Roman" w:hAnsi="Times New Roman"/>
        </w:rPr>
        <w:pPrChange w:id="769" w:author="Matt Polacko" w:date="2022-05-27T10:53:00Z">
          <w:pPr/>
        </w:pPrChange>
      </w:pPr>
      <w:ins w:id="770" w:author="Polacko, Matt (2017)" w:date="2022-05-26T15:36:00Z">
        <w:r w:rsidRPr="007938E3">
          <w:rPr>
            <w:rFonts w:ascii="Times New Roman" w:hAnsi="Times New Roman" w:cs="Times New Roman"/>
          </w:rPr>
          <w:t xml:space="preserve">Bachrach, Peter and Morton </w:t>
        </w:r>
        <w:proofErr w:type="spellStart"/>
        <w:r w:rsidRPr="007938E3">
          <w:rPr>
            <w:rFonts w:ascii="Times New Roman" w:hAnsi="Times New Roman" w:cs="Times New Roman"/>
          </w:rPr>
          <w:t>Baratz</w:t>
        </w:r>
        <w:proofErr w:type="spellEnd"/>
        <w:r w:rsidRPr="007938E3">
          <w:rPr>
            <w:rFonts w:ascii="Times New Roman" w:hAnsi="Times New Roman" w:cs="Times New Roman"/>
          </w:rPr>
          <w:t xml:space="preserve">. </w:t>
        </w:r>
        <w:r>
          <w:rPr>
            <w:rFonts w:ascii="Times New Roman" w:hAnsi="Times New Roman" w:cs="Times New Roman"/>
          </w:rPr>
          <w:t>(1962). “</w:t>
        </w:r>
        <w:r w:rsidRPr="007938E3">
          <w:rPr>
            <w:rFonts w:ascii="Times New Roman" w:hAnsi="Times New Roman" w:cs="Times New Roman"/>
          </w:rPr>
          <w:t>Two Faces of Power.</w:t>
        </w:r>
        <w:r>
          <w:rPr>
            <w:rFonts w:ascii="Times New Roman" w:hAnsi="Times New Roman" w:cs="Times New Roman"/>
          </w:rPr>
          <w:t>”</w:t>
        </w:r>
        <w:r w:rsidRPr="007938E3">
          <w:rPr>
            <w:rFonts w:ascii="Times New Roman" w:hAnsi="Times New Roman" w:cs="Times New Roman"/>
          </w:rPr>
          <w:t xml:space="preserve"> </w:t>
        </w:r>
        <w:r w:rsidRPr="003E1319">
          <w:rPr>
            <w:rFonts w:ascii="Times New Roman" w:hAnsi="Times New Roman" w:cs="Times New Roman"/>
            <w:i/>
            <w:iCs/>
          </w:rPr>
          <w:t>American Political Science Review</w:t>
        </w:r>
        <w:r w:rsidRPr="007938E3">
          <w:rPr>
            <w:rFonts w:ascii="Times New Roman" w:hAnsi="Times New Roman" w:cs="Times New Roman"/>
          </w:rPr>
          <w:t>. 56(4): 947-952.</w:t>
        </w:r>
      </w:ins>
      <w:del w:id="771" w:author="Polacko, Matt (2017)" w:date="2022-05-26T15:27:00Z">
        <w:r w:rsidR="0078480A" w:rsidRPr="008C5E1F" w:rsidDel="00907941">
          <w:rPr>
            <w:rFonts w:ascii="Times New Roman" w:hAnsi="Times New Roman"/>
            <w:highlight w:val="yellow"/>
          </w:rPr>
          <w:delText xml:space="preserve">Baumgartner, Frank R, and Bryan D Jones. </w:delText>
        </w:r>
        <w:r w:rsidR="0078480A" w:rsidRPr="008C5E1F" w:rsidDel="00907941">
          <w:rPr>
            <w:rFonts w:ascii="Times New Roman" w:hAnsi="Times New Roman"/>
            <w:i/>
            <w:highlight w:val="yellow"/>
          </w:rPr>
          <w:delText>Agendas and Instability in American Politics, Second</w:delText>
        </w:r>
      </w:del>
    </w:p>
    <w:p w14:paraId="44B549B5" w14:textId="5B8D4CA1" w:rsidR="007938E3" w:rsidRDefault="007938E3" w:rsidP="008C5E1F">
      <w:pPr>
        <w:pStyle w:val="Bibliography"/>
        <w:rPr>
          <w:ins w:id="772" w:author="Polacko, Matt (2017)" w:date="2022-05-26T15:36:00Z"/>
          <w:highlight w:val="yellow"/>
        </w:rPr>
      </w:pPr>
    </w:p>
    <w:p w14:paraId="56C1A610" w14:textId="77777777" w:rsidR="007938E3" w:rsidRPr="008C5E1F" w:rsidRDefault="007938E3" w:rsidP="007938E3">
      <w:pPr>
        <w:rPr>
          <w:ins w:id="773" w:author="Polacko, Matt (2017)" w:date="2022-05-26T15:36:00Z"/>
          <w:highlight w:val="yellow"/>
        </w:rPr>
      </w:pPr>
    </w:p>
    <w:p w14:paraId="467F6258" w14:textId="19C96885" w:rsidR="0078480A" w:rsidRPr="005216D8" w:rsidDel="00907941" w:rsidRDefault="0078480A">
      <w:pPr>
        <w:pStyle w:val="Bibliography"/>
        <w:rPr>
          <w:del w:id="774" w:author="Polacko, Matt (2017)" w:date="2022-05-26T15:27:00Z"/>
        </w:rPr>
        <w:pPrChange w:id="775" w:author="Polacko, Matt (2017)" w:date="2022-05-27T10:53:00Z">
          <w:pPr>
            <w:ind w:left="720"/>
          </w:pPr>
        </w:pPrChange>
      </w:pPr>
      <w:del w:id="776" w:author="Polacko, Matt (2017)" w:date="2022-05-26T15:27:00Z">
        <w:r w:rsidRPr="005216D8" w:rsidDel="00907941">
          <w:rPr>
            <w:rFonts w:ascii="Times New Roman" w:hAnsi="Times New Roman" w:cs="Times New Roman"/>
            <w:i/>
            <w:iCs/>
          </w:rPr>
          <w:delText>Edition</w:delText>
        </w:r>
        <w:r w:rsidRPr="005216D8" w:rsidDel="00907941">
          <w:rPr>
            <w:rFonts w:ascii="Times New Roman" w:hAnsi="Times New Roman" w:cs="Times New Roman"/>
          </w:rPr>
          <w:delText>. University of Chicago Press, 2010.</w:delText>
        </w:r>
      </w:del>
      <w:del w:id="777" w:author="Polacko, Matt (2017)" w:date="2022-05-26T15:26:00Z">
        <w:r w:rsidRPr="005216D8" w:rsidDel="00907941">
          <w:rPr>
            <w:rFonts w:ascii="Times New Roman" w:hAnsi="Times New Roman" w:cs="Times New Roman"/>
          </w:rPr>
          <w:delText xml:space="preserve"> </w:delText>
        </w:r>
        <w:r w:rsidR="004F5B50" w:rsidRPr="005216D8" w:rsidDel="00907941">
          <w:fldChar w:fldCharType="begin"/>
        </w:r>
        <w:r w:rsidR="004F5B50" w:rsidRPr="005216D8" w:rsidDel="00907941">
          <w:delInstrText xml:space="preserve"> HYPERLINK "http://books.google.ca/books?id=0WtEOcK_Y8wC&amp;printsec=frontcover&amp;dq=intitle:Agendas+and+instability+in+American+politics&amp;hl=&amp;cd=1&amp;source=gbs_api" </w:delInstrText>
        </w:r>
        <w:r w:rsidR="004F5B50" w:rsidRPr="005216D8" w:rsidDel="00907941">
          <w:fldChar w:fldCharType="separate"/>
        </w:r>
        <w:r w:rsidR="003009DE" w:rsidRPr="005216D8" w:rsidDel="00907941">
          <w:rPr>
            <w:rStyle w:val="Hyperlink"/>
            <w:rFonts w:ascii="Times New Roman" w:hAnsi="Times New Roman" w:cs="Times New Roman"/>
          </w:rPr>
          <w:delText>http://books.google.ca/books?id=0WtEOcK_Y8wC&amp;printsec=frontcover&amp;dq=intitle:Agendas+and+instability+in+American+politics&amp;hl=&amp;cd=1&amp;source=gbs_api</w:delText>
        </w:r>
        <w:r w:rsidR="004F5B50" w:rsidRPr="005216D8" w:rsidDel="00907941">
          <w:rPr>
            <w:rStyle w:val="Hyperlink"/>
            <w:rFonts w:ascii="Times New Roman" w:hAnsi="Times New Roman" w:cs="Times New Roman"/>
          </w:rPr>
          <w:fldChar w:fldCharType="end"/>
        </w:r>
        <w:r w:rsidRPr="005216D8" w:rsidDel="00907941">
          <w:delText>.</w:delText>
        </w:r>
      </w:del>
    </w:p>
    <w:p w14:paraId="5C675448" w14:textId="66FBF5D8" w:rsidR="0078480A" w:rsidRPr="005216D8" w:rsidDel="00907941" w:rsidRDefault="0078480A">
      <w:pPr>
        <w:pStyle w:val="Bibliography"/>
        <w:ind w:left="0" w:firstLine="0"/>
        <w:rPr>
          <w:del w:id="778" w:author="Polacko, Matt (2017)" w:date="2022-05-26T15:27:00Z"/>
          <w:rFonts w:ascii="Times New Roman" w:hAnsi="Times New Roman" w:cs="Times New Roman"/>
        </w:rPr>
        <w:pPrChange w:id="779" w:author="Polacko, Matt (2017)" w:date="2022-05-27T10:53:00Z">
          <w:pPr>
            <w:pStyle w:val="Bibliography"/>
          </w:pPr>
        </w:pPrChange>
      </w:pPr>
    </w:p>
    <w:p w14:paraId="54573A63" w14:textId="77777777" w:rsidR="007938E3" w:rsidRDefault="001917A2" w:rsidP="007938E3">
      <w:pPr>
        <w:pStyle w:val="Bibliography"/>
        <w:rPr>
          <w:ins w:id="780" w:author="Polacko, Matt (2017)" w:date="2022-05-26T15:35:00Z"/>
          <w:rFonts w:ascii="Times New Roman" w:hAnsi="Times New Roman" w:cs="Times New Roman"/>
        </w:rPr>
      </w:pPr>
      <w:r w:rsidRPr="005216D8">
        <w:rPr>
          <w:rFonts w:ascii="Times New Roman" w:hAnsi="Times New Roman" w:cs="Times New Roman"/>
        </w:rPr>
        <w:t xml:space="preserve">Banting, </w:t>
      </w:r>
      <w:proofErr w:type="gramStart"/>
      <w:r w:rsidRPr="005216D8">
        <w:rPr>
          <w:rFonts w:ascii="Times New Roman" w:hAnsi="Times New Roman" w:cs="Times New Roman"/>
        </w:rPr>
        <w:t>Keith</w:t>
      </w:r>
      <w:proofErr w:type="gramEnd"/>
      <w:r w:rsidRPr="005216D8">
        <w:rPr>
          <w:rFonts w:ascii="Times New Roman" w:hAnsi="Times New Roman" w:cs="Times New Roman"/>
        </w:rPr>
        <w:t xml:space="preserve"> and John Myles. (2013). </w:t>
      </w:r>
      <w:r w:rsidRPr="005216D8">
        <w:rPr>
          <w:rFonts w:ascii="Times New Roman" w:hAnsi="Times New Roman" w:cs="Times New Roman"/>
          <w:i/>
          <w:iCs/>
        </w:rPr>
        <w:t>Inequality and the Fading of Redistributive Politics</w:t>
      </w:r>
      <w:r w:rsidRPr="005216D8">
        <w:rPr>
          <w:rFonts w:ascii="Times New Roman" w:hAnsi="Times New Roman" w:cs="Times New Roman"/>
        </w:rPr>
        <w:t>. UBC Press.</w:t>
      </w:r>
      <w:ins w:id="781" w:author="Polacko, Matt (2017)" w:date="2022-05-26T15:35:00Z">
        <w:r w:rsidR="007938E3">
          <w:rPr>
            <w:rFonts w:ascii="Times New Roman" w:hAnsi="Times New Roman" w:cs="Times New Roman"/>
          </w:rPr>
          <w:t xml:space="preserve"> </w:t>
        </w:r>
      </w:ins>
    </w:p>
    <w:p w14:paraId="7BA63AEC" w14:textId="31173A37" w:rsidR="00907941" w:rsidRDefault="00907941" w:rsidP="00907941">
      <w:pPr>
        <w:rPr>
          <w:ins w:id="782" w:author="Polacko, Matt (2017)" w:date="2022-05-26T15:27:00Z"/>
        </w:rPr>
      </w:pPr>
    </w:p>
    <w:p w14:paraId="63212AB8" w14:textId="5E7EA776" w:rsidR="00907941" w:rsidRPr="008C5E1F" w:rsidRDefault="00907941" w:rsidP="00907941">
      <w:pPr>
        <w:pStyle w:val="Bibliography"/>
        <w:rPr>
          <w:ins w:id="783" w:author="Polacko, Matt (2017)" w:date="2022-05-27T10:53:00Z"/>
        </w:rPr>
      </w:pPr>
      <w:ins w:id="784" w:author="Polacko, Matt (2017)" w:date="2022-05-26T15:27:00Z">
        <w:r w:rsidRPr="003009DE">
          <w:rPr>
            <w:rFonts w:ascii="Times New Roman" w:hAnsi="Times New Roman" w:cs="Times New Roman"/>
          </w:rPr>
          <w:t>Baumgartner, Frank R, and Bryan D</w:t>
        </w:r>
        <w:r>
          <w:rPr>
            <w:rFonts w:ascii="Times New Roman" w:hAnsi="Times New Roman" w:cs="Times New Roman"/>
          </w:rPr>
          <w:t>.</w:t>
        </w:r>
        <w:r w:rsidRPr="003009DE">
          <w:rPr>
            <w:rFonts w:ascii="Times New Roman" w:hAnsi="Times New Roman" w:cs="Times New Roman"/>
          </w:rPr>
          <w:t xml:space="preserve"> Jones. </w:t>
        </w:r>
        <w:r w:rsidRPr="003009DE">
          <w:rPr>
            <w:rFonts w:ascii="Times New Roman" w:hAnsi="Times New Roman" w:cs="Times New Roman"/>
            <w:i/>
            <w:iCs/>
          </w:rPr>
          <w:t>Agendas and Instability in American Politics</w:t>
        </w:r>
      </w:ins>
      <w:ins w:id="785" w:author="Polacko, Matt (2017)" w:date="2022-05-26T15:33:00Z">
        <w:r w:rsidR="007938E3" w:rsidRPr="008C5E1F">
          <w:rPr>
            <w:rFonts w:ascii="Times New Roman" w:hAnsi="Times New Roman" w:cs="Times New Roman"/>
          </w:rPr>
          <w:t>.</w:t>
        </w:r>
      </w:ins>
      <w:ins w:id="786" w:author="Polacko, Matt (2017)" w:date="2022-05-26T15:27:00Z">
        <w:r w:rsidRPr="008C5E1F">
          <w:rPr>
            <w:rFonts w:ascii="Times New Roman" w:hAnsi="Times New Roman" w:cs="Times New Roman"/>
          </w:rPr>
          <w:t xml:space="preserve"> Second Edition</w:t>
        </w:r>
        <w:r w:rsidRPr="003009DE">
          <w:rPr>
            <w:rFonts w:ascii="Times New Roman" w:hAnsi="Times New Roman" w:cs="Times New Roman"/>
          </w:rPr>
          <w:t>. University of Chicago Press, 2010.</w:t>
        </w:r>
      </w:ins>
    </w:p>
    <w:p w14:paraId="6EA80577" w14:textId="77777777" w:rsidR="001917A2" w:rsidRPr="00B151A7" w:rsidRDefault="001917A2" w:rsidP="00B0105C">
      <w:pPr>
        <w:rPr>
          <w:rFonts w:ascii="Times New Roman" w:eastAsia="Times New Roman" w:hAnsi="Times New Roman" w:cs="Times New Roman"/>
        </w:rPr>
      </w:pPr>
    </w:p>
    <w:p w14:paraId="3EE696EC" w14:textId="77777777" w:rsidR="001917A2" w:rsidRPr="00B151A7" w:rsidRDefault="001917A2" w:rsidP="001917A2">
      <w:pPr>
        <w:ind w:left="720" w:hanging="720"/>
        <w:rPr>
          <w:rFonts w:ascii="Times New Roman" w:hAnsi="Times New Roman" w:cs="Times New Roman"/>
        </w:rPr>
      </w:pPr>
      <w:r w:rsidRPr="00B151A7">
        <w:rPr>
          <w:rFonts w:ascii="Times New Roman" w:hAnsi="Times New Roman" w:cs="Times New Roman"/>
        </w:rPr>
        <w:t xml:space="preserve">Benoit, </w:t>
      </w:r>
      <w:proofErr w:type="gramStart"/>
      <w:r w:rsidRPr="00B151A7">
        <w:rPr>
          <w:rFonts w:ascii="Times New Roman" w:hAnsi="Times New Roman" w:cs="Times New Roman"/>
        </w:rPr>
        <w:t>Kenneth</w:t>
      </w:r>
      <w:proofErr w:type="gramEnd"/>
      <w:r w:rsidRPr="00B151A7">
        <w:rPr>
          <w:rFonts w:ascii="Times New Roman" w:hAnsi="Times New Roman" w:cs="Times New Roman"/>
        </w:rPr>
        <w:t xml:space="preserve"> and Michael Laver. </w:t>
      </w:r>
      <w:r w:rsidRPr="00B151A7">
        <w:rPr>
          <w:rFonts w:ascii="Times New Roman" w:hAnsi="Times New Roman" w:cs="Times New Roman"/>
          <w:i/>
        </w:rPr>
        <w:t>Party policy in modern democracies</w:t>
      </w:r>
      <w:r w:rsidRPr="00B151A7">
        <w:rPr>
          <w:rFonts w:ascii="Times New Roman" w:hAnsi="Times New Roman" w:cs="Times New Roman"/>
        </w:rPr>
        <w:t>. London: Routledge, 2006.</w:t>
      </w:r>
    </w:p>
    <w:p w14:paraId="2F38BCC5" w14:textId="77777777" w:rsidR="001917A2" w:rsidRPr="00B151A7" w:rsidRDefault="001917A2" w:rsidP="001917A2">
      <w:pPr>
        <w:rPr>
          <w:rFonts w:ascii="Times New Roman" w:eastAsia="Times New Roman" w:hAnsi="Times New Roman" w:cs="Times New Roman"/>
        </w:rPr>
      </w:pPr>
    </w:p>
    <w:p w14:paraId="2EAE8DA9" w14:textId="77777777" w:rsidR="001917A2" w:rsidRPr="00B151A7" w:rsidRDefault="001917A2" w:rsidP="001917A2">
      <w:pPr>
        <w:ind w:left="720" w:hanging="720"/>
        <w:rPr>
          <w:rFonts w:ascii="Times New Roman" w:eastAsia="Times New Roman" w:hAnsi="Times New Roman" w:cs="Times New Roman"/>
        </w:rPr>
      </w:pPr>
      <w:proofErr w:type="spellStart"/>
      <w:r w:rsidRPr="00B151A7">
        <w:rPr>
          <w:rFonts w:ascii="Times New Roman" w:eastAsia="Times New Roman" w:hAnsi="Times New Roman" w:cs="Times New Roman"/>
        </w:rPr>
        <w:t>Beramendi</w:t>
      </w:r>
      <w:proofErr w:type="spellEnd"/>
      <w:r w:rsidRPr="00B151A7">
        <w:rPr>
          <w:rFonts w:ascii="Times New Roman" w:eastAsia="Times New Roman" w:hAnsi="Times New Roman" w:cs="Times New Roman"/>
        </w:rPr>
        <w:t xml:space="preserve">, Pablo, </w:t>
      </w:r>
      <w:proofErr w:type="spellStart"/>
      <w:r w:rsidRPr="00B151A7">
        <w:rPr>
          <w:rFonts w:ascii="Times New Roman" w:eastAsia="Times New Roman" w:hAnsi="Times New Roman" w:cs="Times New Roman"/>
        </w:rPr>
        <w:t>Silja</w:t>
      </w:r>
      <w:proofErr w:type="spellEnd"/>
      <w:r w:rsidRPr="00B151A7">
        <w:rPr>
          <w:rFonts w:ascii="Times New Roman" w:eastAsia="Times New Roman" w:hAnsi="Times New Roman" w:cs="Times New Roman"/>
        </w:rPr>
        <w:t xml:space="preserve"> </w:t>
      </w:r>
      <w:proofErr w:type="spellStart"/>
      <w:r w:rsidRPr="00B151A7">
        <w:rPr>
          <w:rFonts w:ascii="Times New Roman" w:eastAsia="Times New Roman" w:hAnsi="Times New Roman" w:cs="Times New Roman"/>
        </w:rPr>
        <w:t>Häusermann</w:t>
      </w:r>
      <w:proofErr w:type="spellEnd"/>
      <w:r w:rsidRPr="00B151A7">
        <w:rPr>
          <w:rFonts w:ascii="Times New Roman" w:eastAsia="Times New Roman" w:hAnsi="Times New Roman" w:cs="Times New Roman"/>
        </w:rPr>
        <w:t xml:space="preserve">, Herbert </w:t>
      </w:r>
      <w:proofErr w:type="spellStart"/>
      <w:r w:rsidRPr="00B151A7">
        <w:rPr>
          <w:rFonts w:ascii="Times New Roman" w:eastAsia="Times New Roman" w:hAnsi="Times New Roman" w:cs="Times New Roman"/>
        </w:rPr>
        <w:t>Kitschelt</w:t>
      </w:r>
      <w:proofErr w:type="spellEnd"/>
      <w:r w:rsidRPr="00B151A7">
        <w:rPr>
          <w:rFonts w:ascii="Times New Roman" w:eastAsia="Times New Roman" w:hAnsi="Times New Roman" w:cs="Times New Roman"/>
        </w:rPr>
        <w:t xml:space="preserve"> and </w:t>
      </w:r>
      <w:proofErr w:type="spellStart"/>
      <w:r w:rsidRPr="00B151A7">
        <w:rPr>
          <w:rFonts w:ascii="Times New Roman" w:eastAsia="Times New Roman" w:hAnsi="Times New Roman" w:cs="Times New Roman"/>
        </w:rPr>
        <w:t>Hanspeter</w:t>
      </w:r>
      <w:proofErr w:type="spellEnd"/>
      <w:r w:rsidRPr="00B151A7">
        <w:rPr>
          <w:rFonts w:ascii="Times New Roman" w:eastAsia="Times New Roman" w:hAnsi="Times New Roman" w:cs="Times New Roman"/>
        </w:rPr>
        <w:t xml:space="preserve"> </w:t>
      </w:r>
      <w:proofErr w:type="spellStart"/>
      <w:r w:rsidRPr="00B151A7">
        <w:rPr>
          <w:rFonts w:ascii="Times New Roman" w:eastAsia="Times New Roman" w:hAnsi="Times New Roman" w:cs="Times New Roman"/>
        </w:rPr>
        <w:t>Kriesi</w:t>
      </w:r>
      <w:proofErr w:type="spellEnd"/>
      <w:r w:rsidRPr="00B151A7">
        <w:rPr>
          <w:rFonts w:ascii="Times New Roman" w:eastAsia="Times New Roman" w:hAnsi="Times New Roman" w:cs="Times New Roman"/>
        </w:rPr>
        <w:t xml:space="preserve">. (2015). </w:t>
      </w:r>
      <w:r w:rsidRPr="00B151A7">
        <w:rPr>
          <w:rFonts w:ascii="Times New Roman" w:eastAsia="Times New Roman" w:hAnsi="Times New Roman" w:cs="Times New Roman"/>
          <w:i/>
          <w:iCs/>
        </w:rPr>
        <w:t>The Politics of Advanced Capitalism</w:t>
      </w:r>
      <w:r w:rsidRPr="00B151A7">
        <w:rPr>
          <w:rFonts w:ascii="Times New Roman" w:eastAsia="Times New Roman" w:hAnsi="Times New Roman" w:cs="Times New Roman"/>
        </w:rPr>
        <w:t>. Cambridge University Press.</w:t>
      </w:r>
    </w:p>
    <w:p w14:paraId="797D59CB" w14:textId="77777777" w:rsidR="001917A2" w:rsidRPr="00B151A7" w:rsidRDefault="001917A2" w:rsidP="001917A2">
      <w:pPr>
        <w:ind w:left="720" w:hanging="720"/>
        <w:rPr>
          <w:rFonts w:ascii="Times New Roman" w:eastAsia="Times New Roman" w:hAnsi="Times New Roman" w:cs="Times New Roman"/>
        </w:rPr>
      </w:pPr>
    </w:p>
    <w:p w14:paraId="58EAB2F0" w14:textId="77777777" w:rsidR="001917A2" w:rsidRPr="00B151A7" w:rsidRDefault="001917A2" w:rsidP="001917A2">
      <w:pPr>
        <w:ind w:left="720" w:hanging="720"/>
        <w:rPr>
          <w:rFonts w:ascii="Times New Roman" w:eastAsia="Times New Roman" w:hAnsi="Times New Roman" w:cs="Times New Roman"/>
        </w:rPr>
      </w:pPr>
      <w:r w:rsidRPr="00980E98">
        <w:rPr>
          <w:rFonts w:ascii="Times New Roman" w:eastAsia="Times New Roman" w:hAnsi="Times New Roman" w:cs="Times New Roman"/>
        </w:rPr>
        <w:t xml:space="preserve">Bonomi, Giampaolo, Nicola </w:t>
      </w:r>
      <w:proofErr w:type="spellStart"/>
      <w:r w:rsidRPr="00980E98">
        <w:rPr>
          <w:rFonts w:ascii="Times New Roman" w:eastAsia="Times New Roman" w:hAnsi="Times New Roman" w:cs="Times New Roman"/>
        </w:rPr>
        <w:t>Gennaioli</w:t>
      </w:r>
      <w:proofErr w:type="spellEnd"/>
      <w:r w:rsidRPr="00980E98">
        <w:rPr>
          <w:rFonts w:ascii="Times New Roman" w:eastAsia="Times New Roman" w:hAnsi="Times New Roman" w:cs="Times New Roman"/>
        </w:rPr>
        <w:t xml:space="preserve"> and Guido </w:t>
      </w:r>
      <w:proofErr w:type="spellStart"/>
      <w:r w:rsidRPr="00980E98">
        <w:rPr>
          <w:rFonts w:ascii="Times New Roman" w:eastAsia="Times New Roman" w:hAnsi="Times New Roman" w:cs="Times New Roman"/>
        </w:rPr>
        <w:t>Tabellini</w:t>
      </w:r>
      <w:proofErr w:type="spellEnd"/>
      <w:r w:rsidRPr="00980E98">
        <w:rPr>
          <w:rFonts w:ascii="Times New Roman" w:eastAsia="Times New Roman" w:hAnsi="Times New Roman" w:cs="Times New Roman"/>
        </w:rPr>
        <w:t xml:space="preserve">. (2020). “Identity, Beliefs, and Political Conflict.” </w:t>
      </w:r>
      <w:r w:rsidRPr="00980E98">
        <w:rPr>
          <w:rFonts w:ascii="Times New Roman" w:eastAsia="Times New Roman" w:hAnsi="Times New Roman" w:cs="Times New Roman"/>
          <w:i/>
          <w:iCs/>
        </w:rPr>
        <w:t>Quarterly Journal of Economics</w:t>
      </w:r>
      <w:r w:rsidRPr="00980E98">
        <w:rPr>
          <w:rFonts w:ascii="Times New Roman" w:eastAsia="Times New Roman" w:hAnsi="Times New Roman" w:cs="Times New Roman"/>
        </w:rPr>
        <w:t>. 136(4): 2371–2411.</w:t>
      </w:r>
    </w:p>
    <w:p w14:paraId="3EDF7422" w14:textId="77777777" w:rsidR="001917A2" w:rsidRPr="00B151A7" w:rsidRDefault="001917A2" w:rsidP="001917A2">
      <w:pPr>
        <w:pStyle w:val="Bibliography"/>
        <w:rPr>
          <w:rFonts w:ascii="Times New Roman" w:hAnsi="Times New Roman" w:cs="Times New Roman"/>
        </w:rPr>
      </w:pPr>
    </w:p>
    <w:p w14:paraId="1D77191D" w14:textId="77777777" w:rsidR="001917A2" w:rsidRPr="00B151A7" w:rsidRDefault="001917A2" w:rsidP="001917A2">
      <w:pPr>
        <w:pStyle w:val="Bibliography"/>
        <w:rPr>
          <w:rFonts w:ascii="Times New Roman" w:hAnsi="Times New Roman" w:cs="Times New Roman"/>
        </w:rPr>
      </w:pPr>
      <w:r w:rsidRPr="00B151A7">
        <w:rPr>
          <w:rFonts w:ascii="Times New Roman" w:hAnsi="Times New Roman" w:cs="Times New Roman"/>
        </w:rPr>
        <w:lastRenderedPageBreak/>
        <w:t xml:space="preserve">Carnes, Nicholas. (2016). “Why are There so few Working-Class People in Political Office? Evidence from State Legislatures.” </w:t>
      </w:r>
      <w:r w:rsidRPr="00B151A7">
        <w:rPr>
          <w:rFonts w:ascii="Times New Roman" w:hAnsi="Times New Roman" w:cs="Times New Roman"/>
          <w:i/>
          <w:iCs/>
        </w:rPr>
        <w:t>Politics, Groups, and Identities</w:t>
      </w:r>
      <w:r w:rsidRPr="00B151A7">
        <w:rPr>
          <w:rFonts w:ascii="Times New Roman" w:hAnsi="Times New Roman" w:cs="Times New Roman"/>
        </w:rPr>
        <w:t>. 4(1): 84–109.</w:t>
      </w:r>
    </w:p>
    <w:p w14:paraId="7D0B426D" w14:textId="77777777" w:rsidR="001917A2" w:rsidRPr="00B151A7" w:rsidRDefault="001917A2" w:rsidP="001917A2">
      <w:pPr>
        <w:pStyle w:val="Bibliography"/>
        <w:ind w:left="0" w:firstLine="0"/>
        <w:rPr>
          <w:rFonts w:ascii="Times New Roman" w:hAnsi="Times New Roman" w:cs="Times New Roman"/>
        </w:rPr>
      </w:pPr>
    </w:p>
    <w:p w14:paraId="34004815" w14:textId="77777777" w:rsidR="001917A2" w:rsidRPr="00B151A7" w:rsidRDefault="001917A2" w:rsidP="001917A2">
      <w:pPr>
        <w:pStyle w:val="Bibliography"/>
        <w:rPr>
          <w:rFonts w:ascii="Times New Roman" w:hAnsi="Times New Roman" w:cs="Times New Roman"/>
        </w:rPr>
      </w:pPr>
      <w:r w:rsidRPr="00B151A7">
        <w:rPr>
          <w:rFonts w:ascii="Times New Roman" w:hAnsi="Times New Roman" w:cs="Times New Roman"/>
        </w:rPr>
        <w:t xml:space="preserve">Cochrane, Christopher. (2010). “Left/Right Ideology and Canadian Politics.” </w:t>
      </w:r>
      <w:r w:rsidRPr="00B151A7">
        <w:rPr>
          <w:rFonts w:ascii="Times New Roman" w:hAnsi="Times New Roman" w:cs="Times New Roman"/>
          <w:i/>
          <w:iCs/>
        </w:rPr>
        <w:t>Canadian Journal of Political Science</w:t>
      </w:r>
      <w:r w:rsidRPr="00B151A7">
        <w:rPr>
          <w:rFonts w:ascii="Times New Roman" w:hAnsi="Times New Roman" w:cs="Times New Roman"/>
        </w:rPr>
        <w:t>. 43(3): 583–605.</w:t>
      </w:r>
    </w:p>
    <w:p w14:paraId="09DA2A78" w14:textId="77777777" w:rsidR="001917A2" w:rsidRPr="00B151A7" w:rsidRDefault="001917A2" w:rsidP="001917A2">
      <w:pPr>
        <w:pStyle w:val="Bibliography"/>
        <w:rPr>
          <w:rFonts w:ascii="Times New Roman" w:hAnsi="Times New Roman" w:cs="Times New Roman"/>
        </w:rPr>
      </w:pPr>
    </w:p>
    <w:p w14:paraId="119BF319" w14:textId="77777777" w:rsidR="001917A2" w:rsidRPr="00B151A7" w:rsidRDefault="001917A2" w:rsidP="001917A2">
      <w:pPr>
        <w:pStyle w:val="Bibliography"/>
        <w:rPr>
          <w:rFonts w:ascii="Times New Roman" w:hAnsi="Times New Roman" w:cs="Times New Roman"/>
        </w:rPr>
      </w:pPr>
      <w:r w:rsidRPr="00B151A7">
        <w:rPr>
          <w:rFonts w:ascii="Times New Roman" w:hAnsi="Times New Roman" w:cs="Times New Roman"/>
        </w:rPr>
        <w:t xml:space="preserve">Fieldhouse, Edward, Jane Green, Geoffrey Evans, Jonathan Mellon, Christopher Prosser, Hermann Schmitt, and Cees van der </w:t>
      </w:r>
      <w:proofErr w:type="spellStart"/>
      <w:r w:rsidRPr="00B151A7">
        <w:rPr>
          <w:rFonts w:ascii="Times New Roman" w:hAnsi="Times New Roman" w:cs="Times New Roman"/>
        </w:rPr>
        <w:t>Eijk</w:t>
      </w:r>
      <w:proofErr w:type="spellEnd"/>
      <w:r w:rsidRPr="00B151A7">
        <w:rPr>
          <w:rFonts w:ascii="Times New Roman" w:hAnsi="Times New Roman" w:cs="Times New Roman"/>
        </w:rPr>
        <w:t xml:space="preserve">. (2019). </w:t>
      </w:r>
      <w:r w:rsidRPr="00B151A7">
        <w:rPr>
          <w:rFonts w:ascii="Times New Roman" w:hAnsi="Times New Roman" w:cs="Times New Roman"/>
          <w:i/>
          <w:iCs/>
        </w:rPr>
        <w:t>Electoral Shocks: The Volatile Voter in a Turbulent World</w:t>
      </w:r>
      <w:r w:rsidRPr="00B151A7">
        <w:rPr>
          <w:rFonts w:ascii="Times New Roman" w:hAnsi="Times New Roman" w:cs="Times New Roman"/>
        </w:rPr>
        <w:t>. Oxford: Oxford University Press.</w:t>
      </w:r>
    </w:p>
    <w:p w14:paraId="26C9ADB9" w14:textId="77777777" w:rsidR="001917A2" w:rsidRPr="00B151A7" w:rsidRDefault="001917A2" w:rsidP="001917A2">
      <w:pPr>
        <w:pStyle w:val="Bibliography"/>
        <w:ind w:left="0" w:firstLine="0"/>
        <w:rPr>
          <w:rFonts w:ascii="Times New Roman" w:hAnsi="Times New Roman" w:cs="Times New Roman"/>
        </w:rPr>
      </w:pPr>
    </w:p>
    <w:p w14:paraId="221A490F" w14:textId="77777777" w:rsidR="001917A2" w:rsidRPr="00B151A7" w:rsidRDefault="001917A2" w:rsidP="001917A2">
      <w:pPr>
        <w:ind w:left="720" w:hanging="720"/>
        <w:rPr>
          <w:rFonts w:ascii="Times New Roman" w:hAnsi="Times New Roman" w:cs="Times New Roman"/>
        </w:rPr>
      </w:pPr>
      <w:r w:rsidRPr="00B151A7">
        <w:rPr>
          <w:rFonts w:ascii="Times New Roman" w:hAnsi="Times New Roman" w:cs="Times New Roman"/>
        </w:rPr>
        <w:t xml:space="preserve">Fournier, Patrick, Fred Cutler, Stuart </w:t>
      </w:r>
      <w:proofErr w:type="spellStart"/>
      <w:r w:rsidRPr="00B151A7">
        <w:rPr>
          <w:rFonts w:ascii="Times New Roman" w:hAnsi="Times New Roman" w:cs="Times New Roman"/>
        </w:rPr>
        <w:t>Soroka</w:t>
      </w:r>
      <w:proofErr w:type="spellEnd"/>
      <w:r w:rsidRPr="00B151A7">
        <w:rPr>
          <w:rFonts w:ascii="Times New Roman" w:hAnsi="Times New Roman" w:cs="Times New Roman"/>
        </w:rPr>
        <w:t xml:space="preserve">, </w:t>
      </w:r>
      <w:proofErr w:type="spellStart"/>
      <w:r w:rsidRPr="00B151A7">
        <w:rPr>
          <w:rFonts w:ascii="Times New Roman" w:hAnsi="Times New Roman" w:cs="Times New Roman"/>
        </w:rPr>
        <w:t>Dietlind</w:t>
      </w:r>
      <w:proofErr w:type="spellEnd"/>
      <w:r w:rsidRPr="00B151A7">
        <w:rPr>
          <w:rFonts w:ascii="Times New Roman" w:hAnsi="Times New Roman" w:cs="Times New Roman"/>
        </w:rPr>
        <w:t xml:space="preserve"> Stolle and Éric </w:t>
      </w:r>
      <w:proofErr w:type="spellStart"/>
      <w:r w:rsidRPr="00B151A7">
        <w:rPr>
          <w:rFonts w:ascii="Times New Roman" w:hAnsi="Times New Roman" w:cs="Times New Roman"/>
        </w:rPr>
        <w:t>Bélanger</w:t>
      </w:r>
      <w:proofErr w:type="spellEnd"/>
      <w:r w:rsidRPr="00B151A7">
        <w:rPr>
          <w:rFonts w:ascii="Times New Roman" w:hAnsi="Times New Roman" w:cs="Times New Roman"/>
        </w:rPr>
        <w:t xml:space="preserve">. (2013). “Riding the Orange Wave: Leadership, Values, Issues, and the 2011 Canadian Election.” </w:t>
      </w:r>
      <w:r w:rsidRPr="00B151A7">
        <w:rPr>
          <w:rFonts w:ascii="Times New Roman" w:hAnsi="Times New Roman" w:cs="Times New Roman"/>
          <w:i/>
          <w:iCs/>
        </w:rPr>
        <w:t>Canadian Journal of Political Science</w:t>
      </w:r>
      <w:r w:rsidRPr="00B151A7">
        <w:rPr>
          <w:rFonts w:ascii="Times New Roman" w:hAnsi="Times New Roman" w:cs="Times New Roman"/>
        </w:rPr>
        <w:t>. 46(3): 863–897.</w:t>
      </w:r>
    </w:p>
    <w:p w14:paraId="6571766D" w14:textId="77777777" w:rsidR="001917A2" w:rsidRPr="00B151A7" w:rsidRDefault="001917A2" w:rsidP="001917A2">
      <w:pPr>
        <w:rPr>
          <w:rFonts w:ascii="Times New Roman" w:eastAsia="Times New Roman" w:hAnsi="Times New Roman" w:cs="Times New Roman"/>
        </w:rPr>
      </w:pPr>
    </w:p>
    <w:p w14:paraId="4CD9135B" w14:textId="77777777" w:rsidR="001917A2" w:rsidRPr="00B151A7" w:rsidRDefault="001917A2" w:rsidP="001917A2">
      <w:pPr>
        <w:ind w:left="720" w:hanging="720"/>
        <w:rPr>
          <w:rFonts w:ascii="Times New Roman" w:eastAsia="Times New Roman" w:hAnsi="Times New Roman" w:cs="Times New Roman"/>
        </w:rPr>
      </w:pPr>
      <w:r w:rsidRPr="00B151A7">
        <w:rPr>
          <w:rFonts w:ascii="Times New Roman" w:eastAsia="Times New Roman" w:hAnsi="Times New Roman" w:cs="Times New Roman"/>
        </w:rPr>
        <w:t xml:space="preserve">Gethin, Amory, Clara Martínez-Toledano and Thomas Piketty. (2022). </w:t>
      </w:r>
      <w:r w:rsidRPr="00B151A7">
        <w:rPr>
          <w:rFonts w:ascii="Times New Roman" w:eastAsia="Times New Roman" w:hAnsi="Times New Roman" w:cs="Times New Roman"/>
          <w:i/>
          <w:iCs/>
        </w:rPr>
        <w:t>Brahmin Left Versus Merchant Right: Changing Political Cleavages in 21 Western Democracies, 1948-2020</w:t>
      </w:r>
      <w:r w:rsidRPr="00B151A7">
        <w:rPr>
          <w:rFonts w:ascii="Times New Roman" w:eastAsia="Times New Roman" w:hAnsi="Times New Roman" w:cs="Times New Roman"/>
        </w:rPr>
        <w:t xml:space="preserve">. </w:t>
      </w:r>
      <w:r w:rsidRPr="00B151A7">
        <w:rPr>
          <w:rFonts w:ascii="Times New Roman" w:eastAsia="Times New Roman" w:hAnsi="Times New Roman" w:cs="Times New Roman"/>
          <w:i/>
          <w:iCs/>
        </w:rPr>
        <w:t>Quarterly Journal of Economics</w:t>
      </w:r>
      <w:r w:rsidRPr="00B151A7">
        <w:rPr>
          <w:rFonts w:ascii="Times New Roman" w:eastAsia="Times New Roman" w:hAnsi="Times New Roman" w:cs="Times New Roman"/>
        </w:rPr>
        <w:t>. 137(1): 1–48.</w:t>
      </w:r>
    </w:p>
    <w:p w14:paraId="3EC86925" w14:textId="77777777" w:rsidR="001917A2" w:rsidRPr="00B151A7" w:rsidRDefault="001917A2" w:rsidP="001917A2">
      <w:pPr>
        <w:ind w:left="720" w:hanging="720"/>
        <w:rPr>
          <w:rFonts w:ascii="Times New Roman" w:eastAsia="Times New Roman" w:hAnsi="Times New Roman" w:cs="Times New Roman"/>
        </w:rPr>
      </w:pPr>
    </w:p>
    <w:p w14:paraId="2976772D" w14:textId="2962244D" w:rsidR="001917A2" w:rsidRPr="00B151A7" w:rsidRDefault="6FAFCB44" w:rsidP="001917A2">
      <w:pPr>
        <w:ind w:left="720" w:hanging="720"/>
        <w:rPr>
          <w:rFonts w:ascii="Times New Roman" w:eastAsia="Times New Roman" w:hAnsi="Times New Roman" w:cs="Times New Roman"/>
        </w:rPr>
      </w:pPr>
      <w:r w:rsidRPr="00B151A7">
        <w:rPr>
          <w:rFonts w:ascii="Times New Roman" w:eastAsia="Times New Roman" w:hAnsi="Times New Roman" w:cs="Times New Roman"/>
        </w:rPr>
        <w:t>Gethin, Amory. (2021). “Political Cleavages, Class Structures and the Politics of Old and New Minorities in Australia, Canada and New Zealand.” In Amory Gethin, Clara Martinez Toledano and Thomas Piketty (eds</w:t>
      </w:r>
      <w:del w:id="787" w:author="Matt Polacko" w:date="2022-05-27T10:53:00Z">
        <w:r w:rsidRPr="00B151A7">
          <w:rPr>
            <w:rFonts w:ascii="Times New Roman" w:eastAsia="Times New Roman" w:hAnsi="Times New Roman" w:cs="Times New Roman"/>
          </w:rPr>
          <w:delText>.)</w:delText>
        </w:r>
      </w:del>
      <w:ins w:id="788" w:author="Matt Polacko" w:date="2022-05-27T10:53:00Z">
        <w:r w:rsidRPr="00B151A7">
          <w:rPr>
            <w:rFonts w:ascii="Times New Roman" w:eastAsia="Times New Roman" w:hAnsi="Times New Roman" w:cs="Times New Roman"/>
          </w:rPr>
          <w:t>.)</w:t>
        </w:r>
      </w:ins>
      <w:ins w:id="789" w:author="Polacko, Matt (2017)" w:date="2022-05-26T15:28:00Z">
        <w:r w:rsidR="00D16323">
          <w:rPr>
            <w:rFonts w:ascii="Times New Roman" w:eastAsia="Times New Roman" w:hAnsi="Times New Roman" w:cs="Times New Roman"/>
          </w:rPr>
          <w:t>,</w:t>
        </w:r>
      </w:ins>
      <w:r w:rsidRPr="00B151A7">
        <w:rPr>
          <w:rFonts w:ascii="Times New Roman" w:eastAsia="Times New Roman" w:hAnsi="Times New Roman" w:cs="Times New Roman"/>
        </w:rPr>
        <w:t xml:space="preserve"> </w:t>
      </w:r>
      <w:r w:rsidRPr="00B151A7">
        <w:rPr>
          <w:rFonts w:ascii="Times New Roman" w:eastAsia="Times New Roman" w:hAnsi="Times New Roman" w:cs="Times New Roman"/>
          <w:i/>
          <w:iCs/>
        </w:rPr>
        <w:t xml:space="preserve">Political Cleavages and Social Inequalities: A Study of Fifty Democracies, 1948-2020 </w:t>
      </w:r>
      <w:r w:rsidRPr="00B151A7">
        <w:rPr>
          <w:rFonts w:ascii="Times New Roman" w:eastAsia="Times New Roman" w:hAnsi="Times New Roman" w:cs="Times New Roman"/>
        </w:rPr>
        <w:t>(pp. 191</w:t>
      </w:r>
      <w:ins w:id="790" w:author="Polacko, Matt (2017)" w:date="2022-05-26T15:28:00Z">
        <w:r w:rsidR="00D16323" w:rsidRPr="00B151A7">
          <w:rPr>
            <w:rFonts w:ascii="Times New Roman" w:eastAsia="Times New Roman" w:hAnsi="Times New Roman" w:cs="Times New Roman"/>
          </w:rPr>
          <w:t>–</w:t>
        </w:r>
      </w:ins>
      <w:del w:id="791" w:author="Polacko, Matt (2017)" w:date="2022-05-26T15:28:00Z">
        <w:r w:rsidRPr="00B151A7" w:rsidDel="00D16323">
          <w:rPr>
            <w:rFonts w:ascii="Times New Roman" w:eastAsia="Times New Roman" w:hAnsi="Times New Roman" w:cs="Times New Roman"/>
          </w:rPr>
          <w:delText>-</w:delText>
        </w:r>
      </w:del>
      <w:r w:rsidRPr="00B151A7">
        <w:rPr>
          <w:rFonts w:ascii="Times New Roman" w:eastAsia="Times New Roman" w:hAnsi="Times New Roman" w:cs="Times New Roman"/>
        </w:rPr>
        <w:t>220). Harvard University Press</w:t>
      </w:r>
    </w:p>
    <w:p w14:paraId="40C6BECE" w14:textId="77777777" w:rsidR="001917A2" w:rsidRPr="00B151A7" w:rsidRDefault="001917A2" w:rsidP="001917A2">
      <w:pPr>
        <w:rPr>
          <w:rFonts w:ascii="Times New Roman" w:hAnsi="Times New Roman" w:cs="Times New Roman"/>
          <w:shd w:val="clear" w:color="auto" w:fill="FFFFFF"/>
        </w:rPr>
      </w:pPr>
    </w:p>
    <w:p w14:paraId="2392CD4A" w14:textId="77777777" w:rsidR="001917A2" w:rsidRPr="00B151A7" w:rsidRDefault="001917A2" w:rsidP="001917A2">
      <w:pPr>
        <w:ind w:left="720" w:hanging="720"/>
        <w:rPr>
          <w:rFonts w:ascii="Times New Roman" w:eastAsia="Times New Roman" w:hAnsi="Times New Roman" w:cs="Times New Roman"/>
        </w:rPr>
      </w:pPr>
      <w:proofErr w:type="spellStart"/>
      <w:r w:rsidRPr="00B151A7">
        <w:rPr>
          <w:rFonts w:ascii="Times New Roman" w:eastAsia="Times New Roman" w:hAnsi="Times New Roman" w:cs="Times New Roman"/>
        </w:rPr>
        <w:t>Gidengil</w:t>
      </w:r>
      <w:proofErr w:type="spellEnd"/>
      <w:r w:rsidRPr="00B151A7">
        <w:rPr>
          <w:rFonts w:ascii="Times New Roman" w:eastAsia="Times New Roman" w:hAnsi="Times New Roman" w:cs="Times New Roman"/>
        </w:rPr>
        <w:t xml:space="preserve">, Elisabeth, Neil Neville, André </w:t>
      </w:r>
      <w:proofErr w:type="spellStart"/>
      <w:r w:rsidRPr="00B151A7">
        <w:rPr>
          <w:rFonts w:ascii="Times New Roman" w:eastAsia="Times New Roman" w:hAnsi="Times New Roman" w:cs="Times New Roman"/>
        </w:rPr>
        <w:t>Blais</w:t>
      </w:r>
      <w:proofErr w:type="spellEnd"/>
      <w:r w:rsidRPr="00B151A7">
        <w:rPr>
          <w:rFonts w:ascii="Times New Roman" w:eastAsia="Times New Roman" w:hAnsi="Times New Roman" w:cs="Times New Roman"/>
        </w:rPr>
        <w:t xml:space="preserve">, Joanna </w:t>
      </w:r>
      <w:proofErr w:type="gramStart"/>
      <w:r w:rsidRPr="00B151A7">
        <w:rPr>
          <w:rFonts w:ascii="Times New Roman" w:eastAsia="Times New Roman" w:hAnsi="Times New Roman" w:cs="Times New Roman"/>
        </w:rPr>
        <w:t>Everitt</w:t>
      </w:r>
      <w:proofErr w:type="gramEnd"/>
      <w:r w:rsidRPr="00B151A7">
        <w:rPr>
          <w:rFonts w:ascii="Times New Roman" w:eastAsia="Times New Roman" w:hAnsi="Times New Roman" w:cs="Times New Roman"/>
        </w:rPr>
        <w:t xml:space="preserve"> and Patrick Fournier. (2012). </w:t>
      </w:r>
      <w:r w:rsidRPr="00B151A7">
        <w:rPr>
          <w:rFonts w:ascii="Times New Roman" w:eastAsia="Times New Roman" w:hAnsi="Times New Roman" w:cs="Times New Roman"/>
          <w:i/>
          <w:iCs/>
        </w:rPr>
        <w:t>Dominance and Decline: Making Sense of Recent Canadian Elections</w:t>
      </w:r>
      <w:r w:rsidRPr="00B151A7">
        <w:rPr>
          <w:rFonts w:ascii="Times New Roman" w:eastAsia="Times New Roman" w:hAnsi="Times New Roman" w:cs="Times New Roman"/>
        </w:rPr>
        <w:t>. University of Toronto Press.</w:t>
      </w:r>
    </w:p>
    <w:p w14:paraId="51DA4B4D" w14:textId="77777777" w:rsidR="001917A2" w:rsidRPr="00B151A7" w:rsidRDefault="001917A2" w:rsidP="001917A2">
      <w:pPr>
        <w:ind w:left="720" w:hanging="720"/>
        <w:rPr>
          <w:rFonts w:ascii="Times New Roman" w:eastAsia="Times New Roman" w:hAnsi="Times New Roman" w:cs="Times New Roman"/>
        </w:rPr>
      </w:pPr>
    </w:p>
    <w:p w14:paraId="3E87A463" w14:textId="77777777" w:rsidR="001917A2" w:rsidRPr="00B151A7" w:rsidRDefault="001917A2" w:rsidP="001917A2">
      <w:pPr>
        <w:ind w:left="720" w:hanging="720"/>
        <w:rPr>
          <w:rFonts w:ascii="Times New Roman" w:eastAsia="Times New Roman" w:hAnsi="Times New Roman" w:cs="Times New Roman"/>
        </w:rPr>
      </w:pPr>
      <w:r w:rsidRPr="00B151A7">
        <w:rPr>
          <w:rFonts w:ascii="Times New Roman" w:eastAsia="Times New Roman" w:hAnsi="Times New Roman" w:cs="Times New Roman"/>
        </w:rPr>
        <w:t xml:space="preserve">Gingrich, Jane and </w:t>
      </w:r>
      <w:proofErr w:type="spellStart"/>
      <w:r w:rsidRPr="00B151A7">
        <w:rPr>
          <w:rFonts w:ascii="Times New Roman" w:eastAsia="Times New Roman" w:hAnsi="Times New Roman" w:cs="Times New Roman"/>
        </w:rPr>
        <w:t>Silja</w:t>
      </w:r>
      <w:proofErr w:type="spellEnd"/>
      <w:r w:rsidRPr="00B151A7">
        <w:rPr>
          <w:rFonts w:ascii="Times New Roman" w:eastAsia="Times New Roman" w:hAnsi="Times New Roman" w:cs="Times New Roman"/>
        </w:rPr>
        <w:t xml:space="preserve"> </w:t>
      </w:r>
      <w:proofErr w:type="spellStart"/>
      <w:r w:rsidRPr="00B151A7">
        <w:rPr>
          <w:rFonts w:ascii="Times New Roman" w:eastAsia="Times New Roman" w:hAnsi="Times New Roman" w:cs="Times New Roman"/>
        </w:rPr>
        <w:t>Häusermann</w:t>
      </w:r>
      <w:proofErr w:type="spellEnd"/>
      <w:r w:rsidRPr="00B151A7">
        <w:rPr>
          <w:rFonts w:ascii="Times New Roman" w:eastAsia="Times New Roman" w:hAnsi="Times New Roman" w:cs="Times New Roman"/>
        </w:rPr>
        <w:t xml:space="preserve">. (2015). “The Decline of the Working-Class Vote, the Reconfiguration of the Welfare Support Coalition and Consequences for the Welfare State.” </w:t>
      </w:r>
      <w:r w:rsidRPr="00B151A7">
        <w:rPr>
          <w:rFonts w:ascii="Times New Roman" w:eastAsia="Times New Roman" w:hAnsi="Times New Roman" w:cs="Times New Roman"/>
          <w:i/>
          <w:iCs/>
        </w:rPr>
        <w:t>Journal of European Social Policy</w:t>
      </w:r>
      <w:r w:rsidRPr="00B151A7">
        <w:rPr>
          <w:rFonts w:ascii="Times New Roman" w:eastAsia="Times New Roman" w:hAnsi="Times New Roman" w:cs="Times New Roman"/>
        </w:rPr>
        <w:t>. 25(1): 50–75.</w:t>
      </w:r>
    </w:p>
    <w:p w14:paraId="74BA3484" w14:textId="1145ACF7" w:rsidR="001917A2" w:rsidRPr="00B151A7" w:rsidDel="00907941" w:rsidRDefault="001917A2" w:rsidP="001917A2">
      <w:pPr>
        <w:rPr>
          <w:del w:id="792" w:author="Polacko, Matt (2017)" w:date="2022-05-26T15:28:00Z"/>
          <w:rFonts w:ascii="Times New Roman" w:hAnsi="Times New Roman" w:cs="Times New Roman"/>
        </w:rPr>
      </w:pPr>
    </w:p>
    <w:p w14:paraId="267DA1E4" w14:textId="6484A239" w:rsidR="001917A2" w:rsidRPr="00B151A7" w:rsidDel="00907941" w:rsidRDefault="001917A2" w:rsidP="001917A2">
      <w:pPr>
        <w:ind w:left="720" w:hanging="720"/>
        <w:rPr>
          <w:del w:id="793" w:author="Polacko, Matt (2017)" w:date="2022-05-26T15:28:00Z"/>
          <w:rFonts w:ascii="Times New Roman" w:hAnsi="Times New Roman" w:cs="Times New Roman"/>
        </w:rPr>
      </w:pPr>
      <w:del w:id="794" w:author="Polacko, Matt (2017)" w:date="2022-05-26T15:28:00Z">
        <w:r w:rsidRPr="00B151A7" w:rsidDel="00907941">
          <w:rPr>
            <w:rFonts w:ascii="Times New Roman" w:hAnsi="Times New Roman" w:cs="Times New Roman"/>
          </w:rPr>
          <w:delText xml:space="preserve">Häusermann, Silja and Hans-Peter Kriesi. (2015). “What Do Voters Want? Dimensions and Configurations in Individual-Level Preferences and Party Choice.” In Pablo Beramendi, Silja Häusermann, Herbert Kitschelt, and Hans-Peter Kriesi (eds.), </w:delText>
        </w:r>
        <w:r w:rsidRPr="00B151A7" w:rsidDel="00907941">
          <w:rPr>
            <w:rFonts w:ascii="Times New Roman" w:hAnsi="Times New Roman" w:cs="Times New Roman"/>
            <w:i/>
            <w:iCs/>
          </w:rPr>
          <w:delText>The Politics of Advanced Capitalism</w:delText>
        </w:r>
        <w:r w:rsidRPr="00B151A7" w:rsidDel="00907941">
          <w:rPr>
            <w:rFonts w:ascii="Times New Roman" w:hAnsi="Times New Roman" w:cs="Times New Roman"/>
          </w:rPr>
          <w:delText xml:space="preserve"> (pp. 202–230). Cambridge University Press.</w:delText>
        </w:r>
      </w:del>
    </w:p>
    <w:p w14:paraId="3CB87E12" w14:textId="77777777" w:rsidR="001917A2" w:rsidRPr="00B151A7" w:rsidRDefault="001917A2" w:rsidP="001917A2">
      <w:pPr>
        <w:pStyle w:val="Bibliography"/>
        <w:ind w:left="0" w:firstLine="0"/>
        <w:rPr>
          <w:rFonts w:ascii="Times New Roman" w:hAnsi="Times New Roman" w:cs="Times New Roman"/>
        </w:rPr>
      </w:pPr>
    </w:p>
    <w:p w14:paraId="0CC95501" w14:textId="77777777" w:rsidR="001917A2" w:rsidRPr="00B151A7" w:rsidRDefault="001917A2" w:rsidP="001917A2">
      <w:pPr>
        <w:pStyle w:val="Bibliography"/>
        <w:rPr>
          <w:rFonts w:ascii="Times New Roman" w:hAnsi="Times New Roman" w:cs="Times New Roman"/>
        </w:rPr>
      </w:pPr>
      <w:r w:rsidRPr="00B151A7">
        <w:rPr>
          <w:rFonts w:ascii="Times New Roman" w:hAnsi="Times New Roman" w:cs="Times New Roman"/>
        </w:rPr>
        <w:t xml:space="preserve">Hildebrandt, Achim and Sebastian </w:t>
      </w:r>
      <w:proofErr w:type="spellStart"/>
      <w:r w:rsidRPr="00B151A7">
        <w:rPr>
          <w:rFonts w:ascii="Times New Roman" w:hAnsi="Times New Roman" w:cs="Times New Roman"/>
        </w:rPr>
        <w:t>Jäckle</w:t>
      </w:r>
      <w:proofErr w:type="spellEnd"/>
      <w:r w:rsidRPr="00B151A7">
        <w:rPr>
          <w:rFonts w:ascii="Times New Roman" w:hAnsi="Times New Roman" w:cs="Times New Roman"/>
        </w:rPr>
        <w:t xml:space="preserve">. (2021). “The shifting class-base of social democratic parties in Western Europe.” </w:t>
      </w:r>
      <w:r w:rsidRPr="00B151A7">
        <w:rPr>
          <w:rFonts w:ascii="Times New Roman" w:hAnsi="Times New Roman" w:cs="Times New Roman"/>
          <w:i/>
          <w:iCs/>
        </w:rPr>
        <w:t>European Politics and Society</w:t>
      </w:r>
      <w:r w:rsidRPr="00B151A7">
        <w:rPr>
          <w:rFonts w:ascii="Times New Roman" w:hAnsi="Times New Roman" w:cs="Times New Roman"/>
        </w:rPr>
        <w:t xml:space="preserve">. </w:t>
      </w:r>
      <w:hyperlink r:id="rId24" w:history="1">
        <w:r w:rsidRPr="00B151A7">
          <w:rPr>
            <w:rStyle w:val="Hyperlink"/>
            <w:rFonts w:ascii="Times New Roman" w:hAnsi="Times New Roman" w:cs="Times New Roman"/>
          </w:rPr>
          <w:t>https://doi.org/10.1080/23745118.2021.1909806</w:t>
        </w:r>
      </w:hyperlink>
      <w:r w:rsidRPr="00B151A7">
        <w:rPr>
          <w:rFonts w:ascii="Times New Roman" w:hAnsi="Times New Roman" w:cs="Times New Roman"/>
        </w:rPr>
        <w:t>.</w:t>
      </w:r>
    </w:p>
    <w:p w14:paraId="22CEC063" w14:textId="77777777" w:rsidR="001917A2" w:rsidRPr="00B151A7" w:rsidRDefault="001917A2" w:rsidP="001917A2">
      <w:pPr>
        <w:pStyle w:val="Bibliography"/>
        <w:ind w:left="0" w:firstLine="0"/>
        <w:rPr>
          <w:rFonts w:ascii="Times New Roman" w:hAnsi="Times New Roman" w:cs="Times New Roman"/>
        </w:rPr>
      </w:pPr>
    </w:p>
    <w:p w14:paraId="70B75234" w14:textId="77777777" w:rsidR="001917A2" w:rsidRPr="00B151A7" w:rsidRDefault="001917A2" w:rsidP="001917A2">
      <w:pPr>
        <w:pStyle w:val="Bibliography"/>
        <w:rPr>
          <w:rFonts w:ascii="Times New Roman" w:hAnsi="Times New Roman" w:cs="Times New Roman"/>
        </w:rPr>
      </w:pPr>
      <w:proofErr w:type="spellStart"/>
      <w:r w:rsidRPr="00B151A7">
        <w:rPr>
          <w:rFonts w:ascii="Times New Roman" w:hAnsi="Times New Roman" w:cs="Times New Roman"/>
        </w:rPr>
        <w:t>Houtman</w:t>
      </w:r>
      <w:proofErr w:type="spellEnd"/>
      <w:r w:rsidRPr="00B151A7">
        <w:rPr>
          <w:rFonts w:ascii="Times New Roman" w:hAnsi="Times New Roman" w:cs="Times New Roman"/>
        </w:rPr>
        <w:t xml:space="preserve">, Dick, Peter </w:t>
      </w:r>
      <w:proofErr w:type="spellStart"/>
      <w:proofErr w:type="gramStart"/>
      <w:r w:rsidRPr="00B151A7">
        <w:rPr>
          <w:rFonts w:ascii="Times New Roman" w:hAnsi="Times New Roman" w:cs="Times New Roman"/>
        </w:rPr>
        <w:t>Achterberg</w:t>
      </w:r>
      <w:proofErr w:type="spellEnd"/>
      <w:proofErr w:type="gramEnd"/>
      <w:r w:rsidRPr="00B151A7">
        <w:rPr>
          <w:rFonts w:ascii="Times New Roman" w:hAnsi="Times New Roman" w:cs="Times New Roman"/>
        </w:rPr>
        <w:t xml:space="preserve"> and Anton Derks. (2009). </w:t>
      </w:r>
      <w:r w:rsidRPr="00B151A7">
        <w:rPr>
          <w:rFonts w:ascii="Times New Roman" w:hAnsi="Times New Roman" w:cs="Times New Roman"/>
          <w:i/>
          <w:iCs/>
        </w:rPr>
        <w:t>Farewell to the Leftist Working Class</w:t>
      </w:r>
      <w:r w:rsidRPr="00B151A7">
        <w:rPr>
          <w:rFonts w:ascii="Times New Roman" w:hAnsi="Times New Roman" w:cs="Times New Roman"/>
        </w:rPr>
        <w:t>. Transaction Publishers.</w:t>
      </w:r>
    </w:p>
    <w:p w14:paraId="43D99697" w14:textId="77777777" w:rsidR="001917A2" w:rsidRPr="00B151A7" w:rsidRDefault="001917A2" w:rsidP="001917A2">
      <w:pPr>
        <w:pStyle w:val="Bibliography"/>
        <w:rPr>
          <w:rFonts w:ascii="Times New Roman" w:hAnsi="Times New Roman" w:cs="Times New Roman"/>
        </w:rPr>
      </w:pPr>
    </w:p>
    <w:p w14:paraId="0D7308E2" w14:textId="77777777" w:rsidR="001917A2" w:rsidRPr="00B151A7" w:rsidRDefault="001917A2" w:rsidP="001917A2">
      <w:pPr>
        <w:pStyle w:val="Bibliography"/>
        <w:rPr>
          <w:rFonts w:ascii="Times New Roman" w:hAnsi="Times New Roman" w:cs="Times New Roman"/>
        </w:rPr>
      </w:pPr>
      <w:r w:rsidRPr="00B151A7">
        <w:rPr>
          <w:rFonts w:ascii="Times New Roman" w:hAnsi="Times New Roman" w:cs="Times New Roman"/>
        </w:rPr>
        <w:t xml:space="preserve">Johnston, Richard. (2017). </w:t>
      </w:r>
      <w:r w:rsidRPr="00B151A7">
        <w:rPr>
          <w:rFonts w:ascii="Times New Roman" w:hAnsi="Times New Roman" w:cs="Times New Roman"/>
          <w:i/>
          <w:iCs/>
        </w:rPr>
        <w:t>The Canadian Party System: An Analytic History</w:t>
      </w:r>
      <w:r w:rsidRPr="00B151A7">
        <w:rPr>
          <w:rFonts w:ascii="Times New Roman" w:hAnsi="Times New Roman" w:cs="Times New Roman"/>
        </w:rPr>
        <w:t>. UBC Press.</w:t>
      </w:r>
    </w:p>
    <w:p w14:paraId="11287A68" w14:textId="77777777" w:rsidR="001917A2" w:rsidRPr="00B151A7" w:rsidRDefault="001917A2" w:rsidP="001917A2"/>
    <w:p w14:paraId="58EC9304" w14:textId="6365B8D9" w:rsidR="001917A2" w:rsidRPr="00B151A7" w:rsidRDefault="001917A2" w:rsidP="001917A2">
      <w:pPr>
        <w:pStyle w:val="Bibliography"/>
        <w:rPr>
          <w:rFonts w:ascii="Times New Roman" w:hAnsi="Times New Roman" w:cs="Times New Roman"/>
        </w:rPr>
      </w:pPr>
      <w:r w:rsidRPr="00B151A7">
        <w:rPr>
          <w:rFonts w:ascii="Times New Roman" w:hAnsi="Times New Roman" w:cs="Times New Roman"/>
        </w:rPr>
        <w:t>Kiss, Simon</w:t>
      </w:r>
      <w:r w:rsidR="00C0272E" w:rsidRPr="00B151A7">
        <w:rPr>
          <w:rFonts w:ascii="Times New Roman" w:hAnsi="Times New Roman" w:cs="Times New Roman"/>
        </w:rPr>
        <w:t>. (2005). “New Politics in Old Parties: A Comparison of New Politics Party Innovation in Canada and Germany</w:t>
      </w:r>
      <w:del w:id="795" w:author="Matt Polacko" w:date="2022-05-27T10:53:00Z">
        <w:r w:rsidR="00C0272E" w:rsidRPr="00B151A7">
          <w:rPr>
            <w:rFonts w:ascii="Times New Roman" w:hAnsi="Times New Roman" w:cs="Times New Roman"/>
          </w:rPr>
          <w:delText>”.</w:delText>
        </w:r>
      </w:del>
      <w:ins w:id="796" w:author="Polacko, Matt (2017)" w:date="2022-05-26T15:28:00Z">
        <w:r w:rsidR="00D16323">
          <w:rPr>
            <w:rFonts w:ascii="Times New Roman" w:hAnsi="Times New Roman" w:cs="Times New Roman"/>
          </w:rPr>
          <w:t>.</w:t>
        </w:r>
      </w:ins>
      <w:ins w:id="797" w:author="Matt Polacko" w:date="2022-05-27T10:53:00Z">
        <w:r w:rsidR="00C0272E" w:rsidRPr="00B151A7">
          <w:rPr>
            <w:rFonts w:ascii="Times New Roman" w:hAnsi="Times New Roman" w:cs="Times New Roman"/>
          </w:rPr>
          <w:t>”</w:t>
        </w:r>
      </w:ins>
      <w:del w:id="798" w:author="Polacko, Matt (2017)" w:date="2022-05-26T15:28:00Z">
        <w:r w:rsidR="00C0272E" w:rsidRPr="00B151A7" w:rsidDel="00D16323">
          <w:rPr>
            <w:rFonts w:ascii="Times New Roman" w:hAnsi="Times New Roman" w:cs="Times New Roman"/>
          </w:rPr>
          <w:delText>.</w:delText>
        </w:r>
      </w:del>
      <w:r w:rsidR="00C0272E" w:rsidRPr="00B151A7">
        <w:rPr>
          <w:rFonts w:ascii="Times New Roman" w:hAnsi="Times New Roman" w:cs="Times New Roman"/>
        </w:rPr>
        <w:t xml:space="preserve"> MA Thesis. Queen’s University: Kingston, ON.</w:t>
      </w:r>
    </w:p>
    <w:p w14:paraId="06D0D2E1" w14:textId="77777777" w:rsidR="001917A2" w:rsidRPr="00B151A7" w:rsidRDefault="001917A2" w:rsidP="001917A2">
      <w:pPr>
        <w:rPr>
          <w:rFonts w:ascii="Times New Roman" w:hAnsi="Times New Roman" w:cs="Times New Roman"/>
        </w:rPr>
      </w:pPr>
    </w:p>
    <w:p w14:paraId="1436ADB9" w14:textId="77777777" w:rsidR="001917A2" w:rsidRPr="00B151A7" w:rsidRDefault="001917A2" w:rsidP="001917A2">
      <w:pPr>
        <w:ind w:left="720" w:hanging="720"/>
        <w:rPr>
          <w:rFonts w:ascii="Times New Roman" w:eastAsia="Times New Roman" w:hAnsi="Times New Roman" w:cs="Times New Roman"/>
        </w:rPr>
      </w:pPr>
      <w:proofErr w:type="spellStart"/>
      <w:r w:rsidRPr="00B151A7">
        <w:rPr>
          <w:rFonts w:ascii="Times New Roman" w:eastAsia="Times New Roman" w:hAnsi="Times New Roman" w:cs="Times New Roman"/>
        </w:rPr>
        <w:t>Kitschelt</w:t>
      </w:r>
      <w:proofErr w:type="spellEnd"/>
      <w:r w:rsidRPr="00B151A7">
        <w:rPr>
          <w:rFonts w:ascii="Times New Roman" w:eastAsia="Times New Roman" w:hAnsi="Times New Roman" w:cs="Times New Roman"/>
        </w:rPr>
        <w:t xml:space="preserve">, Herbert. (1994). </w:t>
      </w:r>
      <w:r w:rsidRPr="00B151A7">
        <w:rPr>
          <w:rFonts w:ascii="Times New Roman" w:eastAsia="Times New Roman" w:hAnsi="Times New Roman" w:cs="Times New Roman"/>
          <w:i/>
          <w:iCs/>
        </w:rPr>
        <w:t>The Transformation of European Social Democracy</w:t>
      </w:r>
      <w:r w:rsidRPr="00B151A7">
        <w:rPr>
          <w:rFonts w:ascii="Times New Roman" w:eastAsia="Times New Roman" w:hAnsi="Times New Roman" w:cs="Times New Roman"/>
        </w:rPr>
        <w:t>. Cambridge University Press.</w:t>
      </w:r>
    </w:p>
    <w:p w14:paraId="1F576966" w14:textId="77777777" w:rsidR="001917A2" w:rsidRPr="00B151A7" w:rsidRDefault="001917A2" w:rsidP="001917A2">
      <w:pPr>
        <w:rPr>
          <w:rFonts w:ascii="Times New Roman" w:hAnsi="Times New Roman" w:cs="Times New Roman"/>
        </w:rPr>
      </w:pPr>
    </w:p>
    <w:p w14:paraId="777340B3" w14:textId="77777777" w:rsidR="001917A2" w:rsidRPr="00B151A7" w:rsidRDefault="001917A2" w:rsidP="001917A2">
      <w:pPr>
        <w:pStyle w:val="Bibliography"/>
        <w:rPr>
          <w:rFonts w:ascii="Times New Roman" w:hAnsi="Times New Roman" w:cs="Times New Roman"/>
          <w:color w:val="000000" w:themeColor="text1"/>
        </w:rPr>
      </w:pPr>
      <w:proofErr w:type="spellStart"/>
      <w:r w:rsidRPr="00B151A7">
        <w:rPr>
          <w:rFonts w:ascii="Times New Roman" w:hAnsi="Times New Roman" w:cs="Times New Roman"/>
          <w:color w:val="000000" w:themeColor="text1"/>
        </w:rPr>
        <w:lastRenderedPageBreak/>
        <w:t>Lipset</w:t>
      </w:r>
      <w:proofErr w:type="spellEnd"/>
      <w:r w:rsidRPr="00B151A7">
        <w:rPr>
          <w:rFonts w:ascii="Times New Roman" w:hAnsi="Times New Roman" w:cs="Times New Roman"/>
          <w:color w:val="000000" w:themeColor="text1"/>
        </w:rPr>
        <w:t>, Seymour Martin. (1960). Political Man: The Social Bases of Politics. New York: Doubleday.</w:t>
      </w:r>
    </w:p>
    <w:p w14:paraId="1B85FA48" w14:textId="77777777" w:rsidR="001917A2" w:rsidRPr="00B151A7" w:rsidRDefault="001917A2" w:rsidP="001917A2"/>
    <w:p w14:paraId="7DDF5B51" w14:textId="77777777" w:rsidR="001917A2" w:rsidRPr="00B151A7" w:rsidRDefault="001917A2" w:rsidP="001917A2">
      <w:pPr>
        <w:ind w:left="720" w:hanging="720"/>
        <w:rPr>
          <w:rFonts w:ascii="Times New Roman" w:eastAsia="Times New Roman" w:hAnsi="Times New Roman" w:cs="Times New Roman"/>
        </w:rPr>
      </w:pPr>
      <w:r w:rsidRPr="00B151A7">
        <w:rPr>
          <w:rFonts w:ascii="Times New Roman" w:eastAsia="Times New Roman" w:hAnsi="Times New Roman" w:cs="Times New Roman"/>
        </w:rPr>
        <w:t xml:space="preserve">Lowe, Will, Kenneth Benoit, Slava </w:t>
      </w:r>
      <w:proofErr w:type="spellStart"/>
      <w:proofErr w:type="gramStart"/>
      <w:r w:rsidRPr="00B151A7">
        <w:rPr>
          <w:rFonts w:ascii="Times New Roman" w:eastAsia="Times New Roman" w:hAnsi="Times New Roman" w:cs="Times New Roman"/>
        </w:rPr>
        <w:t>Mikhaylov</w:t>
      </w:r>
      <w:proofErr w:type="spellEnd"/>
      <w:proofErr w:type="gramEnd"/>
      <w:r w:rsidRPr="00B151A7">
        <w:rPr>
          <w:rFonts w:ascii="Times New Roman" w:eastAsia="Times New Roman" w:hAnsi="Times New Roman" w:cs="Times New Roman"/>
        </w:rPr>
        <w:t xml:space="preserve"> and Michael Laver. “Scaling Policy Preferences from Coded Political Texts.” </w:t>
      </w:r>
      <w:r w:rsidRPr="00B151A7">
        <w:rPr>
          <w:rFonts w:ascii="Times New Roman" w:eastAsia="Times New Roman" w:hAnsi="Times New Roman" w:cs="Times New Roman"/>
          <w:i/>
          <w:iCs/>
        </w:rPr>
        <w:t>Legislative Studies Quarterly</w:t>
      </w:r>
      <w:r w:rsidRPr="00B151A7">
        <w:rPr>
          <w:rFonts w:ascii="Times New Roman" w:eastAsia="Times New Roman" w:hAnsi="Times New Roman" w:cs="Times New Roman"/>
        </w:rPr>
        <w:t>. 36, no. 1 (2011): 123–155.</w:t>
      </w:r>
    </w:p>
    <w:p w14:paraId="7CBF3758" w14:textId="77777777" w:rsidR="001917A2" w:rsidRPr="00B151A7" w:rsidRDefault="001917A2" w:rsidP="001917A2">
      <w:pPr>
        <w:ind w:left="720" w:hanging="720"/>
        <w:rPr>
          <w:rFonts w:ascii="Times New Roman" w:eastAsia="Times New Roman" w:hAnsi="Times New Roman" w:cs="Times New Roman"/>
        </w:rPr>
      </w:pPr>
    </w:p>
    <w:p w14:paraId="7F115615" w14:textId="77777777" w:rsidR="009C7C02" w:rsidRDefault="001917A2" w:rsidP="00D16323">
      <w:pPr>
        <w:ind w:left="720" w:hanging="720"/>
        <w:rPr>
          <w:ins w:id="799" w:author="Polacko, Matt (2017)" w:date="2022-05-26T16:48:00Z"/>
          <w:rFonts w:ascii="Times New Roman" w:hAnsi="Times New Roman" w:cs="Times New Roman"/>
        </w:rPr>
      </w:pPr>
      <w:proofErr w:type="spellStart"/>
      <w:r w:rsidRPr="0035726C">
        <w:rPr>
          <w:rFonts w:ascii="Times New Roman" w:hAnsi="Times New Roman" w:cs="Times New Roman"/>
        </w:rPr>
        <w:t>Lührmann</w:t>
      </w:r>
      <w:proofErr w:type="spellEnd"/>
      <w:r w:rsidRPr="0035726C">
        <w:rPr>
          <w:rFonts w:ascii="Times New Roman" w:hAnsi="Times New Roman" w:cs="Times New Roman"/>
        </w:rPr>
        <w:t>, Anna, et al. (2020). Varieties of Party Identity and Organization (V-Party) Dataset V1. Varieties of Democracy (V-Dem) Project.</w:t>
      </w:r>
      <w:ins w:id="800" w:author="Polacko, Matt (2017)" w:date="2022-05-26T16:48:00Z">
        <w:r w:rsidR="009C7C02">
          <w:rPr>
            <w:rFonts w:ascii="Times New Roman" w:hAnsi="Times New Roman" w:cs="Times New Roman"/>
          </w:rPr>
          <w:t xml:space="preserve"> </w:t>
        </w:r>
      </w:ins>
    </w:p>
    <w:p w14:paraId="081AC2D4" w14:textId="77777777" w:rsidR="009C7C02" w:rsidRDefault="009C7C02" w:rsidP="00D16323">
      <w:pPr>
        <w:ind w:left="720" w:hanging="720"/>
        <w:rPr>
          <w:ins w:id="801" w:author="Polacko, Matt (2017)" w:date="2022-05-26T16:48:00Z"/>
          <w:rFonts w:ascii="Times New Roman" w:hAnsi="Times New Roman" w:cs="Times New Roman"/>
        </w:rPr>
      </w:pPr>
    </w:p>
    <w:p w14:paraId="4EBB3429" w14:textId="2012B0F1" w:rsidR="001917A2" w:rsidDel="00D16323" w:rsidRDefault="009C7C02" w:rsidP="00D16323">
      <w:pPr>
        <w:ind w:left="720" w:hanging="720"/>
        <w:rPr>
          <w:del w:id="802" w:author="Polacko, Matt (2017)" w:date="2022-05-26T15:29:00Z"/>
          <w:rFonts w:ascii="Times New Roman" w:eastAsia="Times New Roman" w:hAnsi="Times New Roman" w:cs="Times New Roman"/>
        </w:rPr>
      </w:pPr>
      <w:ins w:id="803" w:author="Polacko, Matt (2017)" w:date="2022-05-26T16:48:00Z">
        <w:r w:rsidRPr="009C7C02">
          <w:rPr>
            <w:rFonts w:ascii="Times New Roman" w:hAnsi="Times New Roman" w:cs="Times New Roman"/>
          </w:rPr>
          <w:t xml:space="preserve">Manheim, </w:t>
        </w:r>
        <w:proofErr w:type="spellStart"/>
        <w:proofErr w:type="gramStart"/>
        <w:r w:rsidRPr="009C7C02">
          <w:rPr>
            <w:rFonts w:ascii="Times New Roman" w:hAnsi="Times New Roman" w:cs="Times New Roman"/>
          </w:rPr>
          <w:t>Jarol</w:t>
        </w:r>
        <w:proofErr w:type="spellEnd"/>
        <w:proofErr w:type="gramEnd"/>
        <w:r w:rsidRPr="009C7C02">
          <w:rPr>
            <w:rFonts w:ascii="Times New Roman" w:hAnsi="Times New Roman" w:cs="Times New Roman"/>
          </w:rPr>
          <w:t xml:space="preserve"> and Robert Albritton. (1984). “Changing National Images: International Public Relations and Media Agenda Setting.” The American Political Science Review 78(3): 641–657.</w:t>
        </w:r>
      </w:ins>
    </w:p>
    <w:p w14:paraId="0B5C44AA" w14:textId="77777777" w:rsidR="001917A2" w:rsidRPr="00B151A7" w:rsidDel="00D16323" w:rsidRDefault="001917A2" w:rsidP="001917A2">
      <w:pPr>
        <w:rPr>
          <w:del w:id="804" w:author="Polacko, Matt (2017)" w:date="2022-05-26T15:29:00Z"/>
          <w:rFonts w:ascii="Times New Roman" w:hAnsi="Times New Roman" w:cs="Times New Roman"/>
        </w:rPr>
      </w:pPr>
    </w:p>
    <w:p w14:paraId="392CF9AC" w14:textId="2391748E" w:rsidR="00A60F26" w:rsidDel="00D16323" w:rsidRDefault="00785AD8" w:rsidP="00A60F26">
      <w:pPr>
        <w:rPr>
          <w:del w:id="805" w:author="Polacko, Matt (2017)" w:date="2022-05-26T15:29:00Z"/>
          <w:rFonts w:ascii="Times New Roman" w:eastAsia="Times New Roman" w:hAnsi="Times New Roman" w:cs="Times New Roman"/>
        </w:rPr>
      </w:pPr>
      <w:del w:id="806" w:author="Polacko, Matt (2017)" w:date="2022-05-26T16:48:00Z">
        <w:r w:rsidRPr="00785AD8" w:rsidDel="009C7C02">
          <w:rPr>
            <w:rFonts w:ascii="Times New Roman" w:eastAsia="Times New Roman" w:hAnsi="Times New Roman" w:cs="Times New Roman"/>
          </w:rPr>
          <w:delText>Manheim, J</w:delText>
        </w:r>
      </w:del>
      <w:del w:id="807" w:author="Polacko, Matt (2017)" w:date="2022-05-26T15:31:00Z">
        <w:r w:rsidRPr="00785AD8" w:rsidDel="00D16323">
          <w:rPr>
            <w:rFonts w:ascii="Times New Roman" w:eastAsia="Times New Roman" w:hAnsi="Times New Roman" w:cs="Times New Roman"/>
          </w:rPr>
          <w:delText>B,</w:delText>
        </w:r>
      </w:del>
      <w:del w:id="808" w:author="Polacko, Matt (2017)" w:date="2022-05-26T16:48:00Z">
        <w:r w:rsidRPr="00785AD8" w:rsidDel="009C7C02">
          <w:rPr>
            <w:rFonts w:ascii="Times New Roman" w:eastAsia="Times New Roman" w:hAnsi="Times New Roman" w:cs="Times New Roman"/>
          </w:rPr>
          <w:delText xml:space="preserve"> and R</w:delText>
        </w:r>
      </w:del>
      <w:del w:id="809" w:author="Polacko, Matt (2017)" w:date="2022-05-26T15:31:00Z">
        <w:r w:rsidRPr="00785AD8" w:rsidDel="00D16323">
          <w:rPr>
            <w:rFonts w:ascii="Times New Roman" w:eastAsia="Times New Roman" w:hAnsi="Times New Roman" w:cs="Times New Roman"/>
          </w:rPr>
          <w:delText>B</w:delText>
        </w:r>
      </w:del>
      <w:del w:id="810" w:author="Polacko, Matt (2017)" w:date="2022-05-26T16:48:00Z">
        <w:r w:rsidRPr="00785AD8" w:rsidDel="009C7C02">
          <w:rPr>
            <w:rFonts w:ascii="Times New Roman" w:eastAsia="Times New Roman" w:hAnsi="Times New Roman" w:cs="Times New Roman"/>
          </w:rPr>
          <w:delText xml:space="preserve"> Albritton. “Changing National Images: International Public Relations and</w:delText>
        </w:r>
      </w:del>
    </w:p>
    <w:p w14:paraId="589218AD" w14:textId="5B9940A0" w:rsidR="00785AD8" w:rsidRPr="00785AD8" w:rsidDel="009C7C02" w:rsidRDefault="00785AD8">
      <w:pPr>
        <w:rPr>
          <w:del w:id="811" w:author="Polacko, Matt (2017)" w:date="2022-05-26T16:48:00Z"/>
          <w:rFonts w:ascii="Times New Roman" w:eastAsia="Times New Roman" w:hAnsi="Times New Roman" w:cs="Times New Roman"/>
        </w:rPr>
        <w:pPrChange w:id="812" w:author="Polacko, Matt (2017)" w:date="2022-05-27T10:53:00Z">
          <w:pPr>
            <w:ind w:left="720"/>
          </w:pPr>
        </w:pPrChange>
      </w:pPr>
      <w:del w:id="813" w:author="Polacko, Matt (2017)" w:date="2022-05-26T16:48:00Z">
        <w:r w:rsidRPr="00785AD8" w:rsidDel="009C7C02">
          <w:rPr>
            <w:rFonts w:ascii="Times New Roman" w:eastAsia="Times New Roman" w:hAnsi="Times New Roman" w:cs="Times New Roman"/>
          </w:rPr>
          <w:delText xml:space="preserve">Media Agenda Setting.” </w:delText>
        </w:r>
        <w:r w:rsidRPr="00785AD8" w:rsidDel="009C7C02">
          <w:rPr>
            <w:rFonts w:ascii="Times New Roman" w:eastAsia="Times New Roman" w:hAnsi="Times New Roman" w:cs="Times New Roman"/>
            <w:i/>
            <w:iCs/>
          </w:rPr>
          <w:delText>The American Political Science Review</w:delText>
        </w:r>
        <w:r w:rsidRPr="00785AD8" w:rsidDel="009C7C02">
          <w:rPr>
            <w:rFonts w:ascii="Times New Roman" w:eastAsia="Times New Roman" w:hAnsi="Times New Roman" w:cs="Times New Roman"/>
          </w:rPr>
          <w:delText xml:space="preserve"> 78</w:delText>
        </w:r>
      </w:del>
      <w:del w:id="814" w:author="Polacko, Matt (2017)" w:date="2022-05-26T15:29:00Z">
        <w:r w:rsidRPr="00785AD8" w:rsidDel="00D16323">
          <w:rPr>
            <w:rFonts w:ascii="Times New Roman" w:eastAsia="Times New Roman" w:hAnsi="Times New Roman" w:cs="Times New Roman"/>
          </w:rPr>
          <w:delText xml:space="preserve">, no. </w:delText>
        </w:r>
      </w:del>
      <w:del w:id="815" w:author="Polacko, Matt (2017)" w:date="2022-05-26T16:48:00Z">
        <w:r w:rsidRPr="00785AD8" w:rsidDel="009C7C02">
          <w:rPr>
            <w:rFonts w:ascii="Times New Roman" w:eastAsia="Times New Roman" w:hAnsi="Times New Roman" w:cs="Times New Roman"/>
          </w:rPr>
          <w:delText>3</w:delText>
        </w:r>
      </w:del>
      <w:del w:id="816" w:author="Polacko, Matt (2017)" w:date="2022-05-26T15:29:00Z">
        <w:r w:rsidRPr="00785AD8" w:rsidDel="00D16323">
          <w:rPr>
            <w:rFonts w:ascii="Times New Roman" w:eastAsia="Times New Roman" w:hAnsi="Times New Roman" w:cs="Times New Roman"/>
          </w:rPr>
          <w:delText xml:space="preserve"> (January 1, 1984)</w:delText>
        </w:r>
      </w:del>
      <w:del w:id="817" w:author="Polacko, Matt (2017)" w:date="2022-05-26T16:48:00Z">
        <w:r w:rsidRPr="00785AD8" w:rsidDel="009C7C02">
          <w:rPr>
            <w:rFonts w:ascii="Times New Roman" w:eastAsia="Times New Roman" w:hAnsi="Times New Roman" w:cs="Times New Roman"/>
          </w:rPr>
          <w:delText>: 641–57.</w:delText>
        </w:r>
      </w:del>
    </w:p>
    <w:p w14:paraId="07EB94EE" w14:textId="72CB2550" w:rsidR="00785AD8" w:rsidRDefault="00785AD8" w:rsidP="001917A2">
      <w:pPr>
        <w:ind w:left="720" w:hanging="720"/>
        <w:rPr>
          <w:ins w:id="818" w:author="Polacko, Matt (2017)" w:date="2022-05-26T16:48:00Z"/>
          <w:rFonts w:ascii="Times New Roman" w:hAnsi="Times New Roman" w:cs="Times New Roman"/>
          <w:shd w:val="clear" w:color="auto" w:fill="FFFFFF"/>
        </w:rPr>
      </w:pPr>
    </w:p>
    <w:p w14:paraId="76637528" w14:textId="77777777" w:rsidR="009C7C02" w:rsidRDefault="009C7C02" w:rsidP="001917A2">
      <w:pPr>
        <w:ind w:left="720" w:hanging="720"/>
        <w:rPr>
          <w:ins w:id="819" w:author="Matt Polacko" w:date="2022-05-27T10:53:00Z"/>
          <w:rFonts w:ascii="Times New Roman" w:hAnsi="Times New Roman" w:cs="Times New Roman"/>
          <w:shd w:val="clear" w:color="auto" w:fill="FFFFFF"/>
        </w:rPr>
      </w:pPr>
    </w:p>
    <w:p w14:paraId="6DC2F576" w14:textId="6A16CE0C" w:rsidR="001917A2" w:rsidRPr="00B151A7" w:rsidRDefault="001917A2" w:rsidP="001917A2">
      <w:pPr>
        <w:ind w:left="720" w:hanging="720"/>
        <w:rPr>
          <w:rFonts w:ascii="Times New Roman" w:hAnsi="Times New Roman" w:cs="Times New Roman"/>
          <w:shd w:val="clear" w:color="auto" w:fill="FFFFFF"/>
        </w:rPr>
      </w:pPr>
      <w:proofErr w:type="spellStart"/>
      <w:r w:rsidRPr="00B151A7">
        <w:rPr>
          <w:rFonts w:ascii="Times New Roman" w:hAnsi="Times New Roman" w:cs="Times New Roman"/>
          <w:shd w:val="clear" w:color="auto" w:fill="FFFFFF"/>
        </w:rPr>
        <w:t>Nevitte</w:t>
      </w:r>
      <w:proofErr w:type="spellEnd"/>
      <w:r w:rsidRPr="00B151A7">
        <w:rPr>
          <w:rFonts w:ascii="Times New Roman" w:hAnsi="Times New Roman" w:cs="Times New Roman"/>
          <w:shd w:val="clear" w:color="auto" w:fill="FFFFFF"/>
        </w:rPr>
        <w:t xml:space="preserve">, Neil, André </w:t>
      </w:r>
      <w:proofErr w:type="spellStart"/>
      <w:r w:rsidRPr="00B151A7">
        <w:rPr>
          <w:rFonts w:ascii="Times New Roman" w:hAnsi="Times New Roman" w:cs="Times New Roman"/>
          <w:shd w:val="clear" w:color="auto" w:fill="FFFFFF"/>
        </w:rPr>
        <w:t>Blais</w:t>
      </w:r>
      <w:proofErr w:type="spellEnd"/>
      <w:r w:rsidRPr="00B151A7">
        <w:rPr>
          <w:rFonts w:ascii="Times New Roman" w:hAnsi="Times New Roman" w:cs="Times New Roman"/>
          <w:shd w:val="clear" w:color="auto" w:fill="FFFFFF"/>
        </w:rPr>
        <w:t xml:space="preserve">, Elisabeth </w:t>
      </w:r>
      <w:proofErr w:type="spellStart"/>
      <w:r w:rsidRPr="00B151A7">
        <w:rPr>
          <w:rFonts w:ascii="Times New Roman" w:hAnsi="Times New Roman" w:cs="Times New Roman"/>
          <w:shd w:val="clear" w:color="auto" w:fill="FFFFFF"/>
        </w:rPr>
        <w:t>Gidengil</w:t>
      </w:r>
      <w:proofErr w:type="spellEnd"/>
      <w:r w:rsidRPr="00B151A7">
        <w:rPr>
          <w:rFonts w:ascii="Times New Roman" w:hAnsi="Times New Roman" w:cs="Times New Roman"/>
          <w:shd w:val="clear" w:color="auto" w:fill="FFFFFF"/>
        </w:rPr>
        <w:t xml:space="preserve"> and Richard Nadeau. (2000). </w:t>
      </w:r>
      <w:r w:rsidRPr="00B151A7">
        <w:rPr>
          <w:rFonts w:ascii="Times New Roman" w:hAnsi="Times New Roman" w:cs="Times New Roman"/>
          <w:i/>
          <w:iCs/>
          <w:shd w:val="clear" w:color="auto" w:fill="FFFFFF"/>
        </w:rPr>
        <w:t>Unsteady State: The 1997 Canadian Federal Election</w:t>
      </w:r>
      <w:r w:rsidRPr="00B151A7">
        <w:rPr>
          <w:rFonts w:ascii="Times New Roman" w:hAnsi="Times New Roman" w:cs="Times New Roman"/>
          <w:shd w:val="clear" w:color="auto" w:fill="FFFFFF"/>
        </w:rPr>
        <w:t>. Oxford University Press.</w:t>
      </w:r>
    </w:p>
    <w:p w14:paraId="6B4FA98C" w14:textId="77777777" w:rsidR="001917A2" w:rsidRPr="00B151A7" w:rsidRDefault="001917A2" w:rsidP="001917A2">
      <w:pPr>
        <w:ind w:left="720" w:hanging="720"/>
        <w:rPr>
          <w:rFonts w:ascii="Times New Roman" w:hAnsi="Times New Roman" w:cs="Times New Roman"/>
          <w:shd w:val="clear" w:color="auto" w:fill="FFFFFF"/>
        </w:rPr>
      </w:pPr>
    </w:p>
    <w:p w14:paraId="6A285F76" w14:textId="7B6BF9DB" w:rsidR="001917A2" w:rsidRDefault="001917A2" w:rsidP="001917A2">
      <w:pPr>
        <w:ind w:left="720" w:hanging="720"/>
        <w:rPr>
          <w:ins w:id="820" w:author="Polacko, Matt (2017)" w:date="2022-05-26T15:30:00Z"/>
          <w:rFonts w:ascii="Times New Roman" w:eastAsia="Times New Roman" w:hAnsi="Times New Roman" w:cs="Times New Roman"/>
        </w:rPr>
      </w:pPr>
      <w:r w:rsidRPr="00B151A7">
        <w:rPr>
          <w:rFonts w:ascii="Times New Roman" w:eastAsia="Times New Roman" w:hAnsi="Times New Roman" w:cs="Times New Roman"/>
        </w:rPr>
        <w:t xml:space="preserve">O’Grady, Tom. (2019). “Careerists Versus Coal-Miners: Welfare Reforms and the Substantive Representation of Social Groups in the British Labour Party.” </w:t>
      </w:r>
      <w:r w:rsidRPr="00B151A7">
        <w:rPr>
          <w:rFonts w:ascii="Times New Roman" w:eastAsia="Times New Roman" w:hAnsi="Times New Roman" w:cs="Times New Roman"/>
          <w:i/>
          <w:iCs/>
        </w:rPr>
        <w:t>Comparative Political Studies</w:t>
      </w:r>
      <w:r w:rsidRPr="00B151A7">
        <w:rPr>
          <w:rFonts w:ascii="Times New Roman" w:eastAsia="Times New Roman" w:hAnsi="Times New Roman" w:cs="Times New Roman"/>
        </w:rPr>
        <w:t>.” 52(4): 544–578.</w:t>
      </w:r>
    </w:p>
    <w:p w14:paraId="785D3DD7" w14:textId="256A4080" w:rsidR="00D16323" w:rsidRDefault="00D16323" w:rsidP="001917A2">
      <w:pPr>
        <w:ind w:left="720" w:hanging="720"/>
        <w:rPr>
          <w:ins w:id="821" w:author="Polacko, Matt (2017)" w:date="2022-05-26T15:30:00Z"/>
          <w:rFonts w:ascii="Times New Roman" w:eastAsia="Times New Roman" w:hAnsi="Times New Roman" w:cs="Times New Roman"/>
        </w:rPr>
      </w:pPr>
    </w:p>
    <w:p w14:paraId="7839433E" w14:textId="64C300A2" w:rsidR="00D16323" w:rsidRPr="00B151A7" w:rsidRDefault="00D16323" w:rsidP="001917A2">
      <w:pPr>
        <w:ind w:left="720" w:hanging="720"/>
        <w:rPr>
          <w:ins w:id="822" w:author="Polacko, Matt (2017)" w:date="2022-05-27T10:53:00Z"/>
          <w:rFonts w:ascii="Times New Roman" w:eastAsia="Times New Roman" w:hAnsi="Times New Roman" w:cs="Times New Roman"/>
        </w:rPr>
      </w:pPr>
      <w:ins w:id="823" w:author="Polacko, Matt (2017)" w:date="2022-05-26T15:30:00Z">
        <w:r w:rsidRPr="00D16323">
          <w:rPr>
            <w:rFonts w:ascii="Times New Roman" w:eastAsia="Times New Roman" w:hAnsi="Times New Roman" w:cs="Times New Roman"/>
          </w:rPr>
          <w:t xml:space="preserve">Petry, François. (2014). “Ideological Evolution of the Federal NDP, As Seen Through Its Election Campaign Manifestos.” In David Laycock and Lynda Erickson (eds.), </w:t>
        </w:r>
        <w:r w:rsidRPr="008C5E1F">
          <w:rPr>
            <w:rFonts w:ascii="Times New Roman" w:eastAsia="Times New Roman" w:hAnsi="Times New Roman" w:cs="Times New Roman"/>
            <w:i/>
            <w:iCs/>
          </w:rPr>
          <w:t>Reviving Social Democracy: The Near Death and Surprising Rise of the Federal NDP</w:t>
        </w:r>
        <w:r>
          <w:rPr>
            <w:rFonts w:ascii="Times New Roman" w:eastAsia="Times New Roman" w:hAnsi="Times New Roman" w:cs="Times New Roman"/>
          </w:rPr>
          <w:t xml:space="preserve"> </w:t>
        </w:r>
      </w:ins>
      <w:ins w:id="824" w:author="Polacko, Matt (2017)" w:date="2022-05-26T15:31:00Z">
        <w:r>
          <w:rPr>
            <w:rFonts w:ascii="Times New Roman" w:eastAsia="Times New Roman" w:hAnsi="Times New Roman" w:cs="Times New Roman"/>
          </w:rPr>
          <w:t>(</w:t>
        </w:r>
      </w:ins>
      <w:ins w:id="825" w:author="Polacko, Matt (2017)" w:date="2022-05-26T15:30:00Z">
        <w:r w:rsidRPr="00D16323">
          <w:rPr>
            <w:rFonts w:ascii="Times New Roman" w:eastAsia="Times New Roman" w:hAnsi="Times New Roman" w:cs="Times New Roman"/>
          </w:rPr>
          <w:t>pp. 140–164). UBC Press</w:t>
        </w:r>
      </w:ins>
    </w:p>
    <w:p w14:paraId="29E31898" w14:textId="77777777" w:rsidR="001917A2" w:rsidRPr="00B151A7" w:rsidDel="00D16323" w:rsidRDefault="001917A2" w:rsidP="001917A2">
      <w:pPr>
        <w:rPr>
          <w:del w:id="826" w:author="Polacko, Matt (2017)" w:date="2022-05-26T15:30:00Z"/>
          <w:rFonts w:ascii="Times New Roman" w:hAnsi="Times New Roman" w:cs="Times New Roman"/>
        </w:rPr>
      </w:pPr>
    </w:p>
    <w:p w14:paraId="13E3EB1A" w14:textId="55AFC96F" w:rsidR="0020673A" w:rsidDel="00D16323" w:rsidRDefault="00BF6A44" w:rsidP="00467C2B">
      <w:pPr>
        <w:rPr>
          <w:del w:id="827" w:author="Polacko, Matt (2017)" w:date="2022-05-26T15:30:00Z"/>
          <w:rFonts w:ascii="Times New Roman" w:hAnsi="Times New Roman" w:cs="Times New Roman"/>
        </w:rPr>
      </w:pPr>
      <w:del w:id="828" w:author="Polacko, Matt (2017)" w:date="2022-05-26T15:30:00Z">
        <w:r w:rsidRPr="0020673A" w:rsidDel="00D16323">
          <w:rPr>
            <w:rFonts w:ascii="Times New Roman" w:hAnsi="Times New Roman" w:cs="Times New Roman"/>
          </w:rPr>
          <w:delText xml:space="preserve">Petry, François. “Ideological Evolution of the Federal NDP, As Seen Through Its Election </w:delText>
        </w:r>
      </w:del>
    </w:p>
    <w:p w14:paraId="0D17EECE" w14:textId="728DD519" w:rsidR="0020673A" w:rsidDel="00D16323" w:rsidRDefault="0020673A">
      <w:pPr>
        <w:rPr>
          <w:del w:id="829" w:author="Polacko, Matt (2017)" w:date="2022-05-26T15:30:00Z"/>
          <w:rFonts w:ascii="Times New Roman" w:hAnsi="Times New Roman" w:cs="Times New Roman"/>
          <w:i/>
          <w:iCs/>
        </w:rPr>
        <w:pPrChange w:id="830" w:author="Polacko, Matt (2017)" w:date="2022-05-27T10:53:00Z">
          <w:pPr>
            <w:ind w:firstLine="720"/>
          </w:pPr>
        </w:pPrChange>
      </w:pPr>
      <w:del w:id="831" w:author="Polacko, Matt (2017)" w:date="2022-05-26T15:30:00Z">
        <w:r w:rsidDel="00D16323">
          <w:rPr>
            <w:rFonts w:ascii="Times New Roman" w:hAnsi="Times New Roman" w:cs="Times New Roman"/>
          </w:rPr>
          <w:delText>C</w:delText>
        </w:r>
        <w:r w:rsidR="00BF6A44" w:rsidRPr="0020673A" w:rsidDel="00D16323">
          <w:rPr>
            <w:rFonts w:ascii="Times New Roman" w:hAnsi="Times New Roman" w:cs="Times New Roman"/>
          </w:rPr>
          <w:delText xml:space="preserve">ampaign Manifestos.” In </w:delText>
        </w:r>
        <w:r w:rsidR="00BF6A44" w:rsidRPr="0020673A" w:rsidDel="00D16323">
          <w:rPr>
            <w:rFonts w:ascii="Times New Roman" w:hAnsi="Times New Roman" w:cs="Times New Roman"/>
            <w:i/>
            <w:iCs/>
          </w:rPr>
          <w:delText>Reviving Social Democracy: The Near Death and Surprising</w:delText>
        </w:r>
      </w:del>
    </w:p>
    <w:p w14:paraId="32BCB2C6" w14:textId="264F55B4" w:rsidR="0020673A" w:rsidDel="00D16323" w:rsidRDefault="00BF6A44">
      <w:pPr>
        <w:rPr>
          <w:del w:id="832" w:author="Polacko, Matt (2017)" w:date="2022-05-26T15:30:00Z"/>
          <w:rFonts w:ascii="Times New Roman" w:hAnsi="Times New Roman" w:cs="Times New Roman"/>
        </w:rPr>
        <w:pPrChange w:id="833" w:author="Polacko, Matt (2017)" w:date="2022-05-27T10:53:00Z">
          <w:pPr>
            <w:ind w:firstLine="720"/>
          </w:pPr>
        </w:pPrChange>
      </w:pPr>
      <w:del w:id="834" w:author="Polacko, Matt (2017)" w:date="2022-05-26T15:30:00Z">
        <w:r w:rsidRPr="0020673A" w:rsidDel="00D16323">
          <w:rPr>
            <w:rFonts w:ascii="Times New Roman" w:hAnsi="Times New Roman" w:cs="Times New Roman"/>
            <w:i/>
            <w:iCs/>
          </w:rPr>
          <w:delText>Rise of the Federal NDP</w:delText>
        </w:r>
        <w:r w:rsidRPr="0020673A" w:rsidDel="00D16323">
          <w:rPr>
            <w:rFonts w:ascii="Times New Roman" w:hAnsi="Times New Roman" w:cs="Times New Roman"/>
          </w:rPr>
          <w:delText>, edited by D Laycock and L Erickson. UBC Press, 2014.</w:delText>
        </w:r>
      </w:del>
    </w:p>
    <w:p w14:paraId="3AAA758E" w14:textId="32601D58" w:rsidR="00BF6A44" w:rsidRPr="0020673A" w:rsidDel="00D16323" w:rsidRDefault="004F5B50">
      <w:pPr>
        <w:rPr>
          <w:del w:id="835" w:author="Polacko, Matt (2017)" w:date="2022-05-26T15:30:00Z"/>
          <w:rFonts w:ascii="Times New Roman" w:hAnsi="Times New Roman" w:cs="Times New Roman"/>
        </w:rPr>
        <w:pPrChange w:id="836" w:author="Polacko, Matt (2017)" w:date="2022-05-27T10:53:00Z">
          <w:pPr>
            <w:ind w:firstLine="720"/>
          </w:pPr>
        </w:pPrChange>
      </w:pPr>
      <w:del w:id="837" w:author="Polacko, Matt (2017)" w:date="2022-05-26T15:30:00Z">
        <w:r w:rsidDel="00D16323">
          <w:fldChar w:fldCharType="begin"/>
        </w:r>
        <w:r w:rsidDel="00D16323">
          <w:delInstrText xml:space="preserve"> HYPERLINK "https://books.google.ca/books?id=GufiBAAAQBAJ" </w:delInstrText>
        </w:r>
        <w:r w:rsidDel="00D16323">
          <w:fldChar w:fldCharType="separate"/>
        </w:r>
        <w:r w:rsidR="0020673A" w:rsidRPr="00C57415" w:rsidDel="00D16323">
          <w:rPr>
            <w:rStyle w:val="Hyperlink"/>
            <w:rFonts w:ascii="Times New Roman" w:hAnsi="Times New Roman" w:cs="Times New Roman"/>
          </w:rPr>
          <w:delText>https://books.google.ca/books?id=GufiBAAAQBAJ</w:delText>
        </w:r>
        <w:r w:rsidDel="00D16323">
          <w:rPr>
            <w:rStyle w:val="Hyperlink"/>
            <w:rFonts w:ascii="Times New Roman" w:hAnsi="Times New Roman" w:cs="Times New Roman"/>
          </w:rPr>
          <w:fldChar w:fldCharType="end"/>
        </w:r>
        <w:r w:rsidR="00BF6A44" w:rsidRPr="0020673A" w:rsidDel="00D16323">
          <w:rPr>
            <w:rFonts w:ascii="Times New Roman" w:hAnsi="Times New Roman" w:cs="Times New Roman"/>
          </w:rPr>
          <w:delText>.</w:delText>
        </w:r>
      </w:del>
    </w:p>
    <w:p w14:paraId="2BE107C7" w14:textId="77777777" w:rsidR="00BF6A44" w:rsidRDefault="00BF6A44" w:rsidP="008C5E1F">
      <w:pPr>
        <w:rPr>
          <w:rFonts w:ascii="Times New Roman" w:hAnsi="Times New Roman" w:cs="Times New Roman"/>
        </w:rPr>
      </w:pPr>
    </w:p>
    <w:p w14:paraId="08335A2F" w14:textId="0901FA03" w:rsidR="001917A2" w:rsidRPr="00B151A7" w:rsidRDefault="001917A2" w:rsidP="001917A2">
      <w:pPr>
        <w:ind w:left="720" w:hanging="720"/>
        <w:rPr>
          <w:rFonts w:ascii="Times New Roman" w:hAnsi="Times New Roman" w:cs="Times New Roman"/>
        </w:rPr>
      </w:pPr>
      <w:r w:rsidRPr="00B151A7">
        <w:rPr>
          <w:rFonts w:ascii="Times New Roman" w:hAnsi="Times New Roman" w:cs="Times New Roman"/>
        </w:rPr>
        <w:t xml:space="preserve">Piketty, Thomas. (2020). </w:t>
      </w:r>
      <w:r w:rsidRPr="00B151A7">
        <w:rPr>
          <w:rFonts w:ascii="Times New Roman" w:hAnsi="Times New Roman" w:cs="Times New Roman"/>
          <w:i/>
        </w:rPr>
        <w:t>Capital and Ideology</w:t>
      </w:r>
      <w:r w:rsidRPr="00B151A7">
        <w:rPr>
          <w:rFonts w:ascii="Times New Roman" w:hAnsi="Times New Roman" w:cs="Times New Roman"/>
        </w:rPr>
        <w:t>. Harvard University Press.</w:t>
      </w:r>
    </w:p>
    <w:p w14:paraId="3517842F" w14:textId="77777777" w:rsidR="001917A2" w:rsidRPr="00B151A7" w:rsidRDefault="001917A2" w:rsidP="001917A2">
      <w:pPr>
        <w:ind w:left="720" w:hanging="720"/>
        <w:rPr>
          <w:rFonts w:ascii="Times New Roman" w:hAnsi="Times New Roman" w:cs="Times New Roman"/>
        </w:rPr>
      </w:pPr>
    </w:p>
    <w:p w14:paraId="6236C102" w14:textId="77777777" w:rsidR="001917A2" w:rsidRPr="00B151A7" w:rsidRDefault="001917A2" w:rsidP="001917A2">
      <w:pPr>
        <w:ind w:left="720" w:hanging="720"/>
        <w:rPr>
          <w:rFonts w:ascii="Times New Roman" w:hAnsi="Times New Roman" w:cs="Times New Roman"/>
        </w:rPr>
      </w:pPr>
      <w:r w:rsidRPr="00B151A7">
        <w:rPr>
          <w:rFonts w:ascii="Times New Roman" w:eastAsia="Arial" w:hAnsi="Times New Roman" w:cs="Times New Roman"/>
        </w:rPr>
        <w:t xml:space="preserve">Polacko, Matthew. (2020). “Party Positions, Income Inequality, and Voter Turnout in Canada, 1984–2015.” </w:t>
      </w:r>
      <w:r w:rsidRPr="00B151A7">
        <w:rPr>
          <w:rFonts w:ascii="Times New Roman" w:hAnsi="Times New Roman" w:cs="Times New Roman"/>
          <w:i/>
          <w:iCs/>
        </w:rPr>
        <w:t>American Behavioral Scientist</w:t>
      </w:r>
      <w:r w:rsidRPr="00B151A7">
        <w:rPr>
          <w:rFonts w:ascii="Times New Roman" w:hAnsi="Times New Roman" w:cs="Times New Roman"/>
        </w:rPr>
        <w:t>. 64(9): 1324–1347.</w:t>
      </w:r>
    </w:p>
    <w:p w14:paraId="699763EF" w14:textId="77777777" w:rsidR="001917A2" w:rsidRPr="00B151A7" w:rsidRDefault="001917A2" w:rsidP="001917A2">
      <w:pPr>
        <w:ind w:left="720" w:hanging="720"/>
        <w:rPr>
          <w:rFonts w:ascii="Times New Roman" w:hAnsi="Times New Roman" w:cs="Times New Roman"/>
        </w:rPr>
      </w:pPr>
    </w:p>
    <w:p w14:paraId="6FE1AB7A" w14:textId="77777777" w:rsidR="001917A2" w:rsidRPr="00B151A7" w:rsidRDefault="001917A2" w:rsidP="001917A2">
      <w:pPr>
        <w:ind w:left="720" w:hanging="720"/>
        <w:rPr>
          <w:rFonts w:ascii="Times New Roman" w:hAnsi="Times New Roman" w:cs="Times New Roman"/>
        </w:rPr>
      </w:pPr>
      <w:r w:rsidRPr="00B151A7">
        <w:rPr>
          <w:rFonts w:ascii="Times New Roman" w:eastAsia="Arial" w:hAnsi="Times New Roman" w:cs="Times New Roman"/>
        </w:rPr>
        <w:t>Polacko, Matthew, Simon Kiss</w:t>
      </w:r>
      <w:del w:id="838" w:author="Polacko, Matt (2017)" w:date="2022-05-26T15:32:00Z">
        <w:r w:rsidRPr="00B151A7" w:rsidDel="00D16323">
          <w:rPr>
            <w:rFonts w:ascii="Times New Roman" w:eastAsia="Arial" w:hAnsi="Times New Roman" w:cs="Times New Roman"/>
          </w:rPr>
          <w:delText>,</w:delText>
        </w:r>
      </w:del>
      <w:r w:rsidRPr="00B151A7">
        <w:rPr>
          <w:rFonts w:ascii="Times New Roman" w:eastAsia="Arial" w:hAnsi="Times New Roman" w:cs="Times New Roman"/>
        </w:rPr>
        <w:t xml:space="preserve"> and Peter Graefe. (2020). “The Changing Nature of Class Voting in Canada, 1965–2019.” </w:t>
      </w:r>
      <w:r w:rsidRPr="00B151A7">
        <w:rPr>
          <w:rFonts w:ascii="Times New Roman" w:eastAsia="Arial" w:hAnsi="Times New Roman" w:cs="Times New Roman"/>
          <w:i/>
          <w:iCs/>
        </w:rPr>
        <w:t>Canadian Journal of Political Science</w:t>
      </w:r>
      <w:r w:rsidRPr="00B151A7">
        <w:rPr>
          <w:rFonts w:ascii="Times New Roman" w:eastAsia="Arial" w:hAnsi="Times New Roman" w:cs="Times New Roman"/>
        </w:rPr>
        <w:t>. [In Press].</w:t>
      </w:r>
    </w:p>
    <w:p w14:paraId="3F7C577D" w14:textId="77777777" w:rsidR="001917A2" w:rsidRPr="00B151A7" w:rsidRDefault="001917A2" w:rsidP="001917A2">
      <w:pPr>
        <w:ind w:left="720" w:hanging="720"/>
        <w:rPr>
          <w:rFonts w:ascii="Times New Roman" w:hAnsi="Times New Roman" w:cs="Times New Roman"/>
        </w:rPr>
      </w:pPr>
    </w:p>
    <w:p w14:paraId="20352D1B" w14:textId="77777777" w:rsidR="001917A2" w:rsidRPr="00B151A7" w:rsidRDefault="001917A2" w:rsidP="001917A2">
      <w:pPr>
        <w:ind w:left="720" w:hanging="720"/>
        <w:rPr>
          <w:rFonts w:ascii="Times New Roman" w:hAnsi="Times New Roman" w:cs="Times New Roman"/>
        </w:rPr>
      </w:pPr>
      <w:r w:rsidRPr="00B151A7">
        <w:rPr>
          <w:rFonts w:ascii="Times New Roman" w:hAnsi="Times New Roman" w:cs="Times New Roman"/>
        </w:rPr>
        <w:t xml:space="preserve">Porter, John. (1965). </w:t>
      </w:r>
      <w:r w:rsidRPr="00B151A7">
        <w:rPr>
          <w:rFonts w:ascii="Times New Roman" w:hAnsi="Times New Roman" w:cs="Times New Roman"/>
          <w:i/>
          <w:iCs/>
        </w:rPr>
        <w:t>The Vertical Mosaic: An Analysis of Social Class and Power in Canada</w:t>
      </w:r>
      <w:r w:rsidRPr="00B151A7">
        <w:rPr>
          <w:rFonts w:ascii="Times New Roman" w:hAnsi="Times New Roman" w:cs="Times New Roman"/>
        </w:rPr>
        <w:t>. University of Toronto Press.</w:t>
      </w:r>
    </w:p>
    <w:p w14:paraId="33101E5B" w14:textId="77777777" w:rsidR="001917A2" w:rsidRPr="00B151A7" w:rsidRDefault="001917A2" w:rsidP="001917A2">
      <w:pPr>
        <w:rPr>
          <w:rFonts w:ascii="Times New Roman" w:hAnsi="Times New Roman" w:cs="Times New Roman"/>
          <w:shd w:val="clear" w:color="auto" w:fill="FFFFFF"/>
        </w:rPr>
      </w:pPr>
    </w:p>
    <w:p w14:paraId="0C694FB8" w14:textId="77777777" w:rsidR="001917A2" w:rsidRPr="00B151A7" w:rsidRDefault="001917A2" w:rsidP="001917A2">
      <w:pPr>
        <w:ind w:left="720" w:hanging="720"/>
        <w:rPr>
          <w:rFonts w:ascii="Times New Roman" w:hAnsi="Times New Roman" w:cs="Times New Roman"/>
          <w:shd w:val="clear" w:color="auto" w:fill="FFFFFF"/>
        </w:rPr>
      </w:pPr>
      <w:proofErr w:type="spellStart"/>
      <w:r w:rsidRPr="00B151A7">
        <w:rPr>
          <w:rFonts w:ascii="Times New Roman" w:hAnsi="Times New Roman" w:cs="Times New Roman"/>
          <w:shd w:val="clear" w:color="auto" w:fill="FFFFFF"/>
        </w:rPr>
        <w:t>Rennwald</w:t>
      </w:r>
      <w:proofErr w:type="spellEnd"/>
      <w:r w:rsidRPr="00B151A7">
        <w:rPr>
          <w:rFonts w:ascii="Times New Roman" w:hAnsi="Times New Roman" w:cs="Times New Roman"/>
          <w:shd w:val="clear" w:color="auto" w:fill="FFFFFF"/>
        </w:rPr>
        <w:t xml:space="preserve">, Line. (2020). </w:t>
      </w:r>
      <w:r w:rsidRPr="00B151A7">
        <w:rPr>
          <w:rFonts w:ascii="Times New Roman" w:hAnsi="Times New Roman" w:cs="Times New Roman"/>
          <w:i/>
          <w:iCs/>
          <w:shd w:val="clear" w:color="auto" w:fill="FFFFFF"/>
        </w:rPr>
        <w:t>Social Democratic Parties and the Working Class: New Voting Patterns</w:t>
      </w:r>
      <w:r w:rsidRPr="00B151A7">
        <w:rPr>
          <w:rFonts w:ascii="Times New Roman" w:hAnsi="Times New Roman" w:cs="Times New Roman"/>
          <w:shd w:val="clear" w:color="auto" w:fill="FFFFFF"/>
        </w:rPr>
        <w:t>. Palgrave Macmillan.</w:t>
      </w:r>
    </w:p>
    <w:p w14:paraId="3F240456" w14:textId="77777777" w:rsidR="001917A2" w:rsidRPr="00B151A7" w:rsidDel="00D16323" w:rsidRDefault="001917A2" w:rsidP="001917A2">
      <w:pPr>
        <w:ind w:left="720" w:hanging="720"/>
        <w:rPr>
          <w:del w:id="839" w:author="Polacko, Matt (2017)" w:date="2022-05-26T15:32:00Z"/>
          <w:rFonts w:ascii="Times New Roman" w:hAnsi="Times New Roman" w:cs="Times New Roman"/>
          <w:shd w:val="clear" w:color="auto" w:fill="FFFFFF"/>
        </w:rPr>
      </w:pPr>
    </w:p>
    <w:p w14:paraId="63C71D73" w14:textId="3CCCA1CE" w:rsidR="001917A2" w:rsidRPr="00B151A7" w:rsidDel="00D16323" w:rsidRDefault="001917A2" w:rsidP="001917A2">
      <w:pPr>
        <w:ind w:left="720" w:hanging="720"/>
        <w:rPr>
          <w:del w:id="840" w:author="Polacko, Matt (2017)" w:date="2022-05-26T15:32:00Z"/>
          <w:rFonts w:ascii="Times New Roman" w:hAnsi="Times New Roman" w:cs="Times New Roman"/>
          <w:shd w:val="clear" w:color="auto" w:fill="FFFFFF"/>
        </w:rPr>
      </w:pPr>
      <w:del w:id="841" w:author="Polacko, Matt (2017)" w:date="2022-05-26T15:32:00Z">
        <w:r w:rsidRPr="00B151A7" w:rsidDel="00D16323">
          <w:rPr>
            <w:rFonts w:ascii="Times New Roman" w:hAnsi="Times New Roman" w:cs="Times New Roman"/>
            <w:shd w:val="clear" w:color="auto" w:fill="FFFFFF"/>
          </w:rPr>
          <w:delText xml:space="preserve">Scott, Ralph. “Does university make you more liberal? Estimating the within-individual effects of higher education on political values.” </w:delText>
        </w:r>
        <w:r w:rsidRPr="00B151A7" w:rsidDel="00D16323">
          <w:rPr>
            <w:rFonts w:ascii="Times New Roman" w:hAnsi="Times New Roman" w:cs="Times New Roman"/>
            <w:i/>
            <w:iCs/>
            <w:shd w:val="clear" w:color="auto" w:fill="FFFFFF"/>
          </w:rPr>
          <w:delText>Electoral Studies</w:delText>
        </w:r>
        <w:r w:rsidRPr="00B151A7" w:rsidDel="00D16323">
          <w:rPr>
            <w:rFonts w:ascii="Times New Roman" w:hAnsi="Times New Roman" w:cs="Times New Roman"/>
            <w:shd w:val="clear" w:color="auto" w:fill="FFFFFF"/>
          </w:rPr>
          <w:delText xml:space="preserve">. 77. [Online]. </w:delText>
        </w:r>
        <w:r w:rsidR="004F5B50" w:rsidDel="00D16323">
          <w:fldChar w:fldCharType="begin"/>
        </w:r>
        <w:r w:rsidR="004F5B50" w:rsidDel="00D16323">
          <w:delInstrText xml:space="preserve"> HYPERLINK "https://doi.org/10.1016/j.electstud.2022.102471" </w:delInstrText>
        </w:r>
        <w:r w:rsidR="004F5B50" w:rsidDel="00D16323">
          <w:fldChar w:fldCharType="separate"/>
        </w:r>
        <w:r w:rsidRPr="00B151A7" w:rsidDel="00D16323">
          <w:rPr>
            <w:rStyle w:val="Hyperlink"/>
            <w:rFonts w:ascii="Times New Roman" w:hAnsi="Times New Roman" w:cs="Times New Roman"/>
            <w:shd w:val="clear" w:color="auto" w:fill="FFFFFF"/>
          </w:rPr>
          <w:delText>https://doi.org/10.1016/j.electstud.2022.102471</w:delText>
        </w:r>
        <w:r w:rsidR="004F5B50" w:rsidDel="00D16323">
          <w:rPr>
            <w:rStyle w:val="Hyperlink"/>
            <w:rFonts w:ascii="Times New Roman" w:hAnsi="Times New Roman" w:cs="Times New Roman"/>
            <w:shd w:val="clear" w:color="auto" w:fill="FFFFFF"/>
          </w:rPr>
          <w:fldChar w:fldCharType="end"/>
        </w:r>
        <w:r w:rsidRPr="00B151A7" w:rsidDel="00D16323">
          <w:rPr>
            <w:rFonts w:ascii="Times New Roman" w:hAnsi="Times New Roman" w:cs="Times New Roman"/>
            <w:shd w:val="clear" w:color="auto" w:fill="FFFFFF"/>
          </w:rPr>
          <w:delText>.</w:delText>
        </w:r>
      </w:del>
    </w:p>
    <w:p w14:paraId="68C1A62F" w14:textId="77777777" w:rsidR="001917A2" w:rsidRPr="00B151A7" w:rsidRDefault="001917A2" w:rsidP="001917A2">
      <w:pPr>
        <w:rPr>
          <w:rFonts w:ascii="Times New Roman" w:hAnsi="Times New Roman" w:cs="Times New Roman"/>
          <w:shd w:val="clear" w:color="auto" w:fill="FFFFFF"/>
        </w:rPr>
      </w:pPr>
    </w:p>
    <w:p w14:paraId="68113802" w14:textId="77777777" w:rsidR="001917A2" w:rsidRPr="00B151A7" w:rsidRDefault="001917A2" w:rsidP="001917A2">
      <w:pPr>
        <w:ind w:left="720" w:hanging="720"/>
        <w:rPr>
          <w:rFonts w:ascii="Times New Roman" w:hAnsi="Times New Roman" w:cs="Times New Roman"/>
        </w:rPr>
      </w:pPr>
      <w:r w:rsidRPr="00B151A7">
        <w:rPr>
          <w:rFonts w:ascii="Times New Roman" w:hAnsi="Times New Roman" w:cs="Times New Roman"/>
        </w:rPr>
        <w:t xml:space="preserve">Sealey, Anthony and Robert Andersen. (2015). “Income Inequality and Popular Support for Redistributive Policies in Canada, 1993-2008.” </w:t>
      </w:r>
      <w:r w:rsidRPr="00B151A7">
        <w:rPr>
          <w:rFonts w:ascii="Times New Roman" w:hAnsi="Times New Roman" w:cs="Times New Roman"/>
          <w:i/>
        </w:rPr>
        <w:t>Canadian Public Policy.</w:t>
      </w:r>
      <w:r w:rsidRPr="00B151A7">
        <w:rPr>
          <w:rFonts w:ascii="Times New Roman" w:hAnsi="Times New Roman" w:cs="Times New Roman"/>
        </w:rPr>
        <w:t xml:space="preserve"> 41(1): 51–64.</w:t>
      </w:r>
    </w:p>
    <w:p w14:paraId="779E83E2" w14:textId="77777777" w:rsidR="001917A2" w:rsidRPr="00B151A7" w:rsidRDefault="001917A2" w:rsidP="001917A2">
      <w:pPr>
        <w:rPr>
          <w:rFonts w:ascii="Times New Roman" w:hAnsi="Times New Roman" w:cs="Times New Roman"/>
        </w:rPr>
      </w:pPr>
    </w:p>
    <w:p w14:paraId="1736692B" w14:textId="77777777" w:rsidR="001917A2" w:rsidRPr="00B151A7" w:rsidRDefault="001917A2" w:rsidP="001917A2">
      <w:pPr>
        <w:pStyle w:val="Bibliography"/>
        <w:rPr>
          <w:rFonts w:ascii="Times New Roman" w:hAnsi="Times New Roman" w:cs="Times New Roman"/>
        </w:rPr>
      </w:pPr>
      <w:proofErr w:type="spellStart"/>
      <w:r w:rsidRPr="00B151A7">
        <w:rPr>
          <w:rFonts w:ascii="Times New Roman" w:hAnsi="Times New Roman" w:cs="Times New Roman"/>
        </w:rPr>
        <w:t>Stubager</w:t>
      </w:r>
      <w:proofErr w:type="spellEnd"/>
      <w:r w:rsidRPr="00B151A7">
        <w:rPr>
          <w:rFonts w:ascii="Times New Roman" w:hAnsi="Times New Roman" w:cs="Times New Roman"/>
        </w:rPr>
        <w:t xml:space="preserve">, Rune. (2010). “The Development of the Education Cleavage: Denmark as a Critical Case.” </w:t>
      </w:r>
      <w:r w:rsidRPr="00B151A7">
        <w:rPr>
          <w:rFonts w:ascii="Times New Roman" w:hAnsi="Times New Roman" w:cs="Times New Roman"/>
          <w:i/>
          <w:iCs/>
        </w:rPr>
        <w:t>West European Politics</w:t>
      </w:r>
      <w:r w:rsidRPr="00B151A7">
        <w:rPr>
          <w:rFonts w:ascii="Times New Roman" w:hAnsi="Times New Roman" w:cs="Times New Roman"/>
        </w:rPr>
        <w:t>. 33(3): 505–533.</w:t>
      </w:r>
    </w:p>
    <w:p w14:paraId="1D6D5809" w14:textId="77777777" w:rsidR="001917A2" w:rsidRPr="00B151A7" w:rsidRDefault="001917A2" w:rsidP="001917A2"/>
    <w:p w14:paraId="06D71AB4" w14:textId="77777777" w:rsidR="001917A2" w:rsidRPr="00B151A7" w:rsidRDefault="001917A2" w:rsidP="001917A2">
      <w:pPr>
        <w:pStyle w:val="Bibliography"/>
        <w:rPr>
          <w:rFonts w:ascii="Times New Roman" w:hAnsi="Times New Roman" w:cs="Times New Roman"/>
        </w:rPr>
      </w:pPr>
      <w:proofErr w:type="spellStart"/>
      <w:r w:rsidRPr="00B151A7">
        <w:rPr>
          <w:rFonts w:ascii="Times New Roman" w:hAnsi="Times New Roman" w:cs="Times New Roman"/>
        </w:rPr>
        <w:lastRenderedPageBreak/>
        <w:t>Stubager</w:t>
      </w:r>
      <w:proofErr w:type="spellEnd"/>
      <w:r w:rsidRPr="00B151A7">
        <w:rPr>
          <w:rFonts w:ascii="Times New Roman" w:hAnsi="Times New Roman" w:cs="Times New Roman"/>
        </w:rPr>
        <w:t xml:space="preserve">, Rune. (2013). “The Changing Basis of Party Competition: Education, Authoritarian–Libertarian Values and Voting.” </w:t>
      </w:r>
      <w:r w:rsidRPr="00B151A7">
        <w:rPr>
          <w:rFonts w:ascii="Times New Roman" w:hAnsi="Times New Roman" w:cs="Times New Roman"/>
          <w:i/>
          <w:iCs/>
        </w:rPr>
        <w:t>Government and Opposition</w:t>
      </w:r>
      <w:r w:rsidRPr="00B151A7">
        <w:rPr>
          <w:rFonts w:ascii="Times New Roman" w:hAnsi="Times New Roman" w:cs="Times New Roman"/>
        </w:rPr>
        <w:t>. 48(3): 372-397.</w:t>
      </w:r>
    </w:p>
    <w:p w14:paraId="05281F2C" w14:textId="77777777" w:rsidR="001917A2" w:rsidRPr="00B151A7" w:rsidRDefault="001917A2" w:rsidP="001917A2">
      <w:pPr>
        <w:rPr>
          <w:rFonts w:ascii="Times New Roman" w:hAnsi="Times New Roman" w:cs="Times New Roman"/>
        </w:rPr>
      </w:pPr>
    </w:p>
    <w:p w14:paraId="6F407BCD" w14:textId="77777777" w:rsidR="001917A2" w:rsidRPr="00B151A7" w:rsidRDefault="001917A2" w:rsidP="001917A2">
      <w:pPr>
        <w:ind w:left="720" w:hanging="720"/>
        <w:rPr>
          <w:rFonts w:ascii="Times New Roman" w:hAnsi="Times New Roman" w:cs="Times New Roman"/>
        </w:rPr>
      </w:pPr>
      <w:proofErr w:type="spellStart"/>
      <w:r w:rsidRPr="00B151A7">
        <w:rPr>
          <w:rFonts w:ascii="Times New Roman" w:hAnsi="Times New Roman" w:cs="Times New Roman"/>
        </w:rPr>
        <w:t>Wilkins</w:t>
      </w:r>
      <w:proofErr w:type="spellEnd"/>
      <w:r w:rsidRPr="00B151A7">
        <w:rPr>
          <w:rFonts w:ascii="Times New Roman" w:hAnsi="Times New Roman" w:cs="Times New Roman"/>
        </w:rPr>
        <w:t xml:space="preserve">-Laflamme, Sarah. (2016). “The Changing Religious Cleavage in Canadians’ Voting Behaviour.” </w:t>
      </w:r>
      <w:r w:rsidRPr="00B151A7">
        <w:rPr>
          <w:rFonts w:ascii="Times New Roman" w:hAnsi="Times New Roman" w:cs="Times New Roman"/>
          <w:i/>
          <w:iCs/>
        </w:rPr>
        <w:t>Canadian Journal of Political Science</w:t>
      </w:r>
      <w:r w:rsidRPr="00B151A7">
        <w:rPr>
          <w:rFonts w:ascii="Times New Roman" w:hAnsi="Times New Roman" w:cs="Times New Roman"/>
        </w:rPr>
        <w:t>. 49(3): 499–518.</w:t>
      </w:r>
    </w:p>
    <w:p w14:paraId="2FC7114A" w14:textId="77777777" w:rsidR="001917A2" w:rsidRPr="00B151A7" w:rsidRDefault="001917A2" w:rsidP="001917A2">
      <w:pPr>
        <w:rPr>
          <w:rFonts w:ascii="Times New Roman" w:hAnsi="Times New Roman" w:cs="Times New Roman"/>
          <w:color w:val="000000" w:themeColor="text1"/>
        </w:rPr>
      </w:pPr>
    </w:p>
    <w:p w14:paraId="02EF060C" w14:textId="0A9CB27F" w:rsidR="001917A2" w:rsidRDefault="001917A2" w:rsidP="001917A2">
      <w:pPr>
        <w:ind w:left="720" w:hanging="720"/>
        <w:rPr>
          <w:rFonts w:ascii="Times New Roman" w:hAnsi="Times New Roman" w:cs="Times New Roman"/>
        </w:rPr>
      </w:pPr>
      <w:proofErr w:type="spellStart"/>
      <w:r w:rsidRPr="00B151A7">
        <w:rPr>
          <w:rFonts w:ascii="Times New Roman" w:hAnsi="Times New Roman" w:cs="Times New Roman"/>
        </w:rPr>
        <w:t>Volkens</w:t>
      </w:r>
      <w:proofErr w:type="spellEnd"/>
      <w:r w:rsidRPr="00B151A7">
        <w:rPr>
          <w:rFonts w:ascii="Times New Roman" w:hAnsi="Times New Roman" w:cs="Times New Roman"/>
        </w:rPr>
        <w:t xml:space="preserve">, Andrea, Tobias Burst, Werner Krause, Pola Lehmann, </w:t>
      </w:r>
      <w:proofErr w:type="spellStart"/>
      <w:r w:rsidRPr="00B151A7">
        <w:rPr>
          <w:rFonts w:ascii="Times New Roman" w:hAnsi="Times New Roman" w:cs="Times New Roman"/>
        </w:rPr>
        <w:t>Theres</w:t>
      </w:r>
      <w:proofErr w:type="spellEnd"/>
      <w:r w:rsidRPr="00B151A7">
        <w:rPr>
          <w:rFonts w:ascii="Times New Roman" w:hAnsi="Times New Roman" w:cs="Times New Roman"/>
        </w:rPr>
        <w:t xml:space="preserve"> </w:t>
      </w:r>
      <w:proofErr w:type="spellStart"/>
      <w:r w:rsidRPr="00B151A7">
        <w:rPr>
          <w:rFonts w:ascii="Times New Roman" w:hAnsi="Times New Roman" w:cs="Times New Roman"/>
        </w:rPr>
        <w:t>Matthieß</w:t>
      </w:r>
      <w:proofErr w:type="spellEnd"/>
      <w:r w:rsidRPr="00B151A7">
        <w:rPr>
          <w:rFonts w:ascii="Times New Roman" w:hAnsi="Times New Roman" w:cs="Times New Roman"/>
        </w:rPr>
        <w:t xml:space="preserve">, Nicolas Merz, Sven Regel, Bernhard </w:t>
      </w:r>
      <w:proofErr w:type="spellStart"/>
      <w:r w:rsidRPr="00B151A7">
        <w:rPr>
          <w:rFonts w:ascii="Times New Roman" w:hAnsi="Times New Roman" w:cs="Times New Roman"/>
        </w:rPr>
        <w:t>Weßels</w:t>
      </w:r>
      <w:proofErr w:type="spellEnd"/>
      <w:r w:rsidRPr="00B151A7">
        <w:rPr>
          <w:rFonts w:ascii="Times New Roman" w:hAnsi="Times New Roman" w:cs="Times New Roman"/>
        </w:rPr>
        <w:t xml:space="preserve"> and Lisa </w:t>
      </w:r>
      <w:proofErr w:type="spellStart"/>
      <w:r w:rsidRPr="00B151A7">
        <w:rPr>
          <w:rFonts w:ascii="Times New Roman" w:hAnsi="Times New Roman" w:cs="Times New Roman"/>
        </w:rPr>
        <w:t>Zehnter</w:t>
      </w:r>
      <w:proofErr w:type="spellEnd"/>
      <w:r w:rsidRPr="00B151A7">
        <w:rPr>
          <w:rFonts w:ascii="Times New Roman" w:hAnsi="Times New Roman" w:cs="Times New Roman"/>
        </w:rPr>
        <w:t xml:space="preserve">. </w:t>
      </w:r>
      <w:ins w:id="842" w:author="Polacko, Matt (2017)" w:date="2022-05-26T15:32:00Z">
        <w:r w:rsidR="00D16323">
          <w:rPr>
            <w:rFonts w:ascii="Times New Roman" w:hAnsi="Times New Roman" w:cs="Times New Roman"/>
          </w:rPr>
          <w:t xml:space="preserve">(2020). </w:t>
        </w:r>
      </w:ins>
      <w:r w:rsidRPr="00B151A7">
        <w:rPr>
          <w:rFonts w:ascii="Times New Roman" w:hAnsi="Times New Roman" w:cs="Times New Roman"/>
        </w:rPr>
        <w:t xml:space="preserve">The Manifesto Data Collection. Manifesto Project (MRG/CMP/MARPOR). Version 2020b. Berlin: </w:t>
      </w:r>
      <w:proofErr w:type="spellStart"/>
      <w:r w:rsidRPr="00B151A7">
        <w:rPr>
          <w:rFonts w:ascii="Times New Roman" w:hAnsi="Times New Roman" w:cs="Times New Roman"/>
        </w:rPr>
        <w:t>Wissenschaftszentrum</w:t>
      </w:r>
      <w:proofErr w:type="spellEnd"/>
      <w:r w:rsidRPr="00B151A7">
        <w:rPr>
          <w:rFonts w:ascii="Times New Roman" w:hAnsi="Times New Roman" w:cs="Times New Roman"/>
        </w:rPr>
        <w:t xml:space="preserve"> Berlin für </w:t>
      </w:r>
      <w:proofErr w:type="spellStart"/>
      <w:r w:rsidRPr="00B151A7">
        <w:rPr>
          <w:rFonts w:ascii="Times New Roman" w:hAnsi="Times New Roman" w:cs="Times New Roman"/>
        </w:rPr>
        <w:t>Sozialforschung</w:t>
      </w:r>
      <w:proofErr w:type="spellEnd"/>
      <w:r w:rsidRPr="00B151A7">
        <w:rPr>
          <w:rFonts w:ascii="Times New Roman" w:hAnsi="Times New Roman" w:cs="Times New Roman"/>
        </w:rPr>
        <w:t xml:space="preserve"> (WZB). 2020. </w:t>
      </w:r>
      <w:hyperlink r:id="rId25" w:history="1">
        <w:r w:rsidRPr="00B151A7">
          <w:rPr>
            <w:rStyle w:val="Hyperlink"/>
            <w:rFonts w:ascii="Times New Roman" w:hAnsi="Times New Roman" w:cs="Times New Roman"/>
          </w:rPr>
          <w:t>https://doi.org/10.25522/manifesto.mpds.2020b</w:t>
        </w:r>
      </w:hyperlink>
      <w:r w:rsidRPr="00B151A7">
        <w:rPr>
          <w:rFonts w:ascii="Times New Roman" w:hAnsi="Times New Roman" w:cs="Times New Roman"/>
        </w:rPr>
        <w:t>.</w:t>
      </w:r>
    </w:p>
    <w:p w14:paraId="26C7BCBF" w14:textId="77777777" w:rsidR="001917A2" w:rsidRDefault="001917A2" w:rsidP="001917A2">
      <w:pPr>
        <w:ind w:left="720" w:hanging="720"/>
        <w:rPr>
          <w:rFonts w:ascii="Times New Roman" w:hAnsi="Times New Roman" w:cs="Times New Roman"/>
        </w:rPr>
      </w:pPr>
    </w:p>
    <w:p w14:paraId="57A0C2AE" w14:textId="77777777" w:rsidR="001917A2" w:rsidRPr="00C4642B" w:rsidRDefault="001917A2" w:rsidP="001917A2">
      <w:pPr>
        <w:ind w:left="720" w:hanging="720"/>
        <w:rPr>
          <w:rFonts w:ascii="Times New Roman" w:hAnsi="Times New Roman" w:cs="Times New Roman"/>
        </w:rPr>
      </w:pPr>
    </w:p>
    <w:p w14:paraId="773925E9" w14:textId="3DE77A82" w:rsidR="0078135F" w:rsidRPr="00564AEA" w:rsidRDefault="0078135F" w:rsidP="00B0105C">
      <w:pPr>
        <w:jc w:val="both"/>
        <w:rPr>
          <w:rFonts w:ascii="Times New Roman" w:hAnsi="Times New Roman" w:cs="Times New Roman"/>
        </w:rPr>
      </w:pPr>
    </w:p>
    <w:p w14:paraId="032C61AE" w14:textId="6C13C159" w:rsidR="0078135F" w:rsidRPr="00564AEA" w:rsidRDefault="0078135F" w:rsidP="00DD538A">
      <w:pPr>
        <w:ind w:firstLine="720"/>
        <w:jc w:val="both"/>
        <w:rPr>
          <w:rFonts w:ascii="Times New Roman" w:hAnsi="Times New Roman" w:cs="Times New Roman"/>
        </w:rPr>
      </w:pPr>
    </w:p>
    <w:p w14:paraId="4CED56C3" w14:textId="5C141C53" w:rsidR="0078135F" w:rsidRPr="00564AEA" w:rsidRDefault="0078135F" w:rsidP="00DD538A">
      <w:pPr>
        <w:ind w:firstLine="720"/>
        <w:jc w:val="both"/>
        <w:rPr>
          <w:rFonts w:ascii="Times New Roman" w:hAnsi="Times New Roman" w:cs="Times New Roman"/>
        </w:rPr>
      </w:pPr>
    </w:p>
    <w:p w14:paraId="0A8F78C4" w14:textId="682C5517" w:rsidR="0078135F" w:rsidRPr="00564AEA" w:rsidRDefault="0078135F" w:rsidP="00DD538A">
      <w:pPr>
        <w:ind w:firstLine="720"/>
        <w:jc w:val="both"/>
        <w:rPr>
          <w:rFonts w:ascii="Times New Roman" w:hAnsi="Times New Roman" w:cs="Times New Roman"/>
        </w:rPr>
      </w:pPr>
    </w:p>
    <w:p w14:paraId="07C93B49" w14:textId="467ADDF5" w:rsidR="0078135F" w:rsidRPr="00564AEA" w:rsidRDefault="0078135F" w:rsidP="00DD538A">
      <w:pPr>
        <w:ind w:firstLine="720"/>
        <w:jc w:val="both"/>
        <w:rPr>
          <w:rFonts w:ascii="Times New Roman" w:hAnsi="Times New Roman" w:cs="Times New Roman"/>
        </w:rPr>
      </w:pPr>
    </w:p>
    <w:p w14:paraId="72A1CE3A" w14:textId="08BB5A69" w:rsidR="0078135F" w:rsidRPr="00564AEA" w:rsidRDefault="0078135F" w:rsidP="00DD538A">
      <w:pPr>
        <w:ind w:firstLine="720"/>
        <w:jc w:val="both"/>
        <w:rPr>
          <w:rFonts w:ascii="Times New Roman" w:hAnsi="Times New Roman" w:cs="Times New Roman"/>
        </w:rPr>
      </w:pPr>
    </w:p>
    <w:p w14:paraId="168828BE" w14:textId="6539B815" w:rsidR="0078135F" w:rsidRPr="00564AEA" w:rsidRDefault="0078135F" w:rsidP="00DD538A">
      <w:pPr>
        <w:ind w:firstLine="720"/>
        <w:jc w:val="both"/>
        <w:rPr>
          <w:rFonts w:ascii="Times New Roman" w:hAnsi="Times New Roman" w:cs="Times New Roman"/>
        </w:rPr>
      </w:pPr>
    </w:p>
    <w:p w14:paraId="7257FA62" w14:textId="4766A8B1" w:rsidR="0078135F" w:rsidRPr="00564AEA" w:rsidRDefault="0078135F" w:rsidP="00DD538A">
      <w:pPr>
        <w:ind w:firstLine="720"/>
        <w:jc w:val="both"/>
        <w:rPr>
          <w:rFonts w:ascii="Times New Roman" w:hAnsi="Times New Roman" w:cs="Times New Roman"/>
        </w:rPr>
      </w:pPr>
    </w:p>
    <w:p w14:paraId="48625DF3" w14:textId="77777777" w:rsidR="0078135F" w:rsidRPr="00564AEA" w:rsidRDefault="0078135F" w:rsidP="00DD538A">
      <w:pPr>
        <w:ind w:firstLine="720"/>
        <w:jc w:val="both"/>
        <w:rPr>
          <w:rFonts w:ascii="Times New Roman" w:hAnsi="Times New Roman" w:cs="Times New Roman"/>
        </w:rPr>
      </w:pPr>
    </w:p>
    <w:p w14:paraId="1BC47233" w14:textId="36D760EC" w:rsidR="00CF1C64" w:rsidRPr="005875AB" w:rsidRDefault="00CF1C64" w:rsidP="00DD538A">
      <w:pPr>
        <w:jc w:val="both"/>
        <w:rPr>
          <w:rFonts w:ascii="Times New Roman" w:hAnsi="Times New Roman" w:cs="Times New Roman"/>
        </w:rPr>
      </w:pPr>
    </w:p>
    <w:p w14:paraId="0B045CFB" w14:textId="79BCC9DA" w:rsidR="008A06E8" w:rsidRPr="00564AEA" w:rsidRDefault="008A06E8" w:rsidP="00564AEA">
      <w:pPr>
        <w:jc w:val="both"/>
        <w:rPr>
          <w:rFonts w:ascii="Times New Roman" w:hAnsi="Times New Roman" w:cs="Times New Roman"/>
          <w:b/>
        </w:rPr>
      </w:pPr>
    </w:p>
    <w:p w14:paraId="5A98B6B1" w14:textId="2FA57FF0" w:rsidR="006A42B6" w:rsidRPr="00564AEA" w:rsidRDefault="006A42B6" w:rsidP="00564AEA">
      <w:pPr>
        <w:jc w:val="both"/>
        <w:rPr>
          <w:rFonts w:ascii="Times New Roman" w:hAnsi="Times New Roman" w:cs="Times New Roman"/>
          <w:b/>
        </w:rPr>
      </w:pPr>
    </w:p>
    <w:p w14:paraId="7B29F9A5" w14:textId="145B1885" w:rsidR="006A42B6" w:rsidRPr="00564AEA" w:rsidRDefault="006A42B6" w:rsidP="00564AEA">
      <w:pPr>
        <w:jc w:val="both"/>
        <w:rPr>
          <w:rFonts w:ascii="Times New Roman" w:hAnsi="Times New Roman" w:cs="Times New Roman"/>
          <w:b/>
        </w:rPr>
      </w:pPr>
    </w:p>
    <w:p w14:paraId="05C85740" w14:textId="77777777" w:rsidR="006A42B6" w:rsidRPr="00564AEA" w:rsidRDefault="006A42B6" w:rsidP="00564AEA">
      <w:pPr>
        <w:jc w:val="both"/>
        <w:rPr>
          <w:rFonts w:ascii="Times New Roman" w:hAnsi="Times New Roman" w:cs="Times New Roman"/>
          <w:b/>
        </w:rPr>
      </w:pPr>
    </w:p>
    <w:p w14:paraId="3A6C0100" w14:textId="77777777" w:rsidR="00AB67F9" w:rsidRDefault="00AB67F9" w:rsidP="00E527A6">
      <w:pPr>
        <w:jc w:val="center"/>
        <w:rPr>
          <w:rFonts w:ascii="Times New Roman" w:hAnsi="Times New Roman" w:cs="Times New Roman"/>
          <w:b/>
        </w:rPr>
      </w:pPr>
    </w:p>
    <w:p w14:paraId="42AC5593" w14:textId="77777777" w:rsidR="00AB67F9" w:rsidRDefault="00AB67F9" w:rsidP="00E527A6">
      <w:pPr>
        <w:jc w:val="center"/>
        <w:rPr>
          <w:rFonts w:ascii="Times New Roman" w:hAnsi="Times New Roman" w:cs="Times New Roman"/>
          <w:b/>
        </w:rPr>
      </w:pPr>
    </w:p>
    <w:p w14:paraId="2493668D" w14:textId="77777777" w:rsidR="00AB67F9" w:rsidRDefault="00AB67F9" w:rsidP="00E527A6">
      <w:pPr>
        <w:jc w:val="center"/>
        <w:rPr>
          <w:rFonts w:ascii="Times New Roman" w:hAnsi="Times New Roman" w:cs="Times New Roman"/>
          <w:b/>
        </w:rPr>
      </w:pPr>
    </w:p>
    <w:p w14:paraId="4AB9C841" w14:textId="77777777" w:rsidR="00AB67F9" w:rsidRDefault="00AB67F9" w:rsidP="00E527A6">
      <w:pPr>
        <w:jc w:val="center"/>
        <w:rPr>
          <w:rFonts w:ascii="Times New Roman" w:hAnsi="Times New Roman" w:cs="Times New Roman"/>
          <w:b/>
        </w:rPr>
      </w:pPr>
    </w:p>
    <w:p w14:paraId="36E7306E" w14:textId="77777777" w:rsidR="00AB67F9" w:rsidRDefault="00AB67F9" w:rsidP="00E527A6">
      <w:pPr>
        <w:jc w:val="center"/>
        <w:rPr>
          <w:rFonts w:ascii="Times New Roman" w:hAnsi="Times New Roman" w:cs="Times New Roman"/>
          <w:b/>
        </w:rPr>
      </w:pPr>
    </w:p>
    <w:p w14:paraId="64E690BB" w14:textId="77777777" w:rsidR="00AB67F9" w:rsidRDefault="00AB67F9" w:rsidP="00E527A6">
      <w:pPr>
        <w:jc w:val="center"/>
        <w:rPr>
          <w:rFonts w:ascii="Times New Roman" w:hAnsi="Times New Roman" w:cs="Times New Roman"/>
          <w:b/>
        </w:rPr>
      </w:pPr>
    </w:p>
    <w:p w14:paraId="0F672C43" w14:textId="77777777" w:rsidR="00AB67F9" w:rsidRDefault="00AB67F9" w:rsidP="00E527A6">
      <w:pPr>
        <w:jc w:val="center"/>
        <w:rPr>
          <w:rFonts w:ascii="Times New Roman" w:hAnsi="Times New Roman" w:cs="Times New Roman"/>
          <w:b/>
        </w:rPr>
      </w:pPr>
    </w:p>
    <w:p w14:paraId="450A47EF" w14:textId="77777777" w:rsidR="00AB67F9" w:rsidRDefault="00AB67F9" w:rsidP="00E527A6">
      <w:pPr>
        <w:jc w:val="center"/>
        <w:rPr>
          <w:rFonts w:ascii="Times New Roman" w:hAnsi="Times New Roman" w:cs="Times New Roman"/>
          <w:b/>
        </w:rPr>
      </w:pPr>
    </w:p>
    <w:p w14:paraId="53EE67D3" w14:textId="77777777" w:rsidR="00AB67F9" w:rsidRDefault="00AB67F9" w:rsidP="00E527A6">
      <w:pPr>
        <w:jc w:val="center"/>
        <w:rPr>
          <w:rFonts w:ascii="Times New Roman" w:hAnsi="Times New Roman" w:cs="Times New Roman"/>
          <w:b/>
        </w:rPr>
      </w:pPr>
    </w:p>
    <w:p w14:paraId="755C4475" w14:textId="77777777" w:rsidR="00AB67F9" w:rsidRDefault="00AB67F9" w:rsidP="00E527A6">
      <w:pPr>
        <w:jc w:val="center"/>
        <w:rPr>
          <w:rFonts w:ascii="Times New Roman" w:hAnsi="Times New Roman" w:cs="Times New Roman"/>
          <w:b/>
        </w:rPr>
      </w:pPr>
    </w:p>
    <w:p w14:paraId="1480DBF8" w14:textId="77777777" w:rsidR="00AB67F9" w:rsidRDefault="00AB67F9" w:rsidP="00E527A6">
      <w:pPr>
        <w:jc w:val="center"/>
        <w:rPr>
          <w:rFonts w:ascii="Times New Roman" w:hAnsi="Times New Roman" w:cs="Times New Roman"/>
          <w:b/>
        </w:rPr>
      </w:pPr>
    </w:p>
    <w:p w14:paraId="3BC6CF15" w14:textId="77777777" w:rsidR="00AB67F9" w:rsidRDefault="00AB67F9" w:rsidP="00E527A6">
      <w:pPr>
        <w:jc w:val="center"/>
        <w:rPr>
          <w:rFonts w:ascii="Times New Roman" w:hAnsi="Times New Roman" w:cs="Times New Roman"/>
          <w:b/>
        </w:rPr>
      </w:pPr>
    </w:p>
    <w:p w14:paraId="17CAA1DB" w14:textId="77777777" w:rsidR="00AB67F9" w:rsidRDefault="00AB67F9" w:rsidP="00E527A6">
      <w:pPr>
        <w:jc w:val="center"/>
        <w:rPr>
          <w:rFonts w:ascii="Times New Roman" w:hAnsi="Times New Roman" w:cs="Times New Roman"/>
          <w:b/>
        </w:rPr>
      </w:pPr>
    </w:p>
    <w:p w14:paraId="6AEE41FC" w14:textId="77777777" w:rsidR="00AB67F9" w:rsidRDefault="00AB67F9" w:rsidP="00E527A6">
      <w:pPr>
        <w:jc w:val="center"/>
        <w:rPr>
          <w:rFonts w:ascii="Times New Roman" w:hAnsi="Times New Roman" w:cs="Times New Roman"/>
          <w:b/>
        </w:rPr>
      </w:pPr>
    </w:p>
    <w:p w14:paraId="1787C00B" w14:textId="77777777" w:rsidR="00AB67F9" w:rsidRDefault="00AB67F9" w:rsidP="00E527A6">
      <w:pPr>
        <w:jc w:val="center"/>
        <w:rPr>
          <w:rFonts w:ascii="Times New Roman" w:hAnsi="Times New Roman" w:cs="Times New Roman"/>
          <w:b/>
        </w:rPr>
      </w:pPr>
    </w:p>
    <w:p w14:paraId="328731D0" w14:textId="77777777" w:rsidR="00AB67F9" w:rsidRDefault="00AB67F9" w:rsidP="00E527A6">
      <w:pPr>
        <w:jc w:val="center"/>
        <w:rPr>
          <w:rFonts w:ascii="Times New Roman" w:hAnsi="Times New Roman" w:cs="Times New Roman"/>
          <w:b/>
        </w:rPr>
      </w:pPr>
    </w:p>
    <w:p w14:paraId="771A5073" w14:textId="77777777" w:rsidR="00AB67F9" w:rsidRDefault="00AB67F9" w:rsidP="00E527A6">
      <w:pPr>
        <w:jc w:val="center"/>
        <w:rPr>
          <w:rFonts w:ascii="Times New Roman" w:hAnsi="Times New Roman" w:cs="Times New Roman"/>
          <w:b/>
        </w:rPr>
      </w:pPr>
    </w:p>
    <w:p w14:paraId="5A2BACD7" w14:textId="77777777" w:rsidR="00AB67F9" w:rsidRDefault="00AB67F9" w:rsidP="00E527A6">
      <w:pPr>
        <w:jc w:val="center"/>
        <w:rPr>
          <w:rFonts w:ascii="Times New Roman" w:hAnsi="Times New Roman" w:cs="Times New Roman"/>
          <w:b/>
        </w:rPr>
      </w:pPr>
    </w:p>
    <w:p w14:paraId="6DE44680" w14:textId="77777777" w:rsidR="00AB67F9" w:rsidRDefault="00AB67F9" w:rsidP="00E527A6">
      <w:pPr>
        <w:jc w:val="center"/>
        <w:rPr>
          <w:rFonts w:ascii="Times New Roman" w:hAnsi="Times New Roman" w:cs="Times New Roman"/>
          <w:b/>
        </w:rPr>
      </w:pPr>
    </w:p>
    <w:p w14:paraId="46F056B6" w14:textId="0622E10A" w:rsidR="00AB67F9" w:rsidRPr="008C5E1F" w:rsidDel="0035726C" w:rsidRDefault="00AB67F9" w:rsidP="00E527A6">
      <w:pPr>
        <w:jc w:val="center"/>
        <w:rPr>
          <w:del w:id="843" w:author="Polacko, Matt (2017)" w:date="2022-05-26T16:41:00Z"/>
          <w:rFonts w:ascii="Times New Roman" w:hAnsi="Times New Roman"/>
          <w:b/>
          <w:sz w:val="32"/>
        </w:rPr>
      </w:pPr>
    </w:p>
    <w:p w14:paraId="49EA4D9A" w14:textId="031FE21A" w:rsidR="00AB67F9" w:rsidRPr="008C5E1F" w:rsidDel="0035726C" w:rsidRDefault="00AB67F9" w:rsidP="00E527A6">
      <w:pPr>
        <w:jc w:val="center"/>
        <w:rPr>
          <w:del w:id="844" w:author="Polacko, Matt (2017)" w:date="2022-05-26T16:41:00Z"/>
          <w:rFonts w:ascii="Times New Roman" w:hAnsi="Times New Roman"/>
          <w:b/>
          <w:sz w:val="32"/>
        </w:rPr>
      </w:pPr>
    </w:p>
    <w:p w14:paraId="61CD9B96" w14:textId="5DCE2EE7" w:rsidR="00E527A6" w:rsidRPr="008C5E1F" w:rsidRDefault="00E527A6" w:rsidP="00E527A6">
      <w:pPr>
        <w:jc w:val="center"/>
        <w:rPr>
          <w:rFonts w:ascii="Times New Roman" w:hAnsi="Times New Roman"/>
          <w:b/>
          <w:sz w:val="32"/>
        </w:rPr>
      </w:pPr>
      <w:r w:rsidRPr="008C5E1F">
        <w:rPr>
          <w:rFonts w:ascii="Times New Roman" w:hAnsi="Times New Roman"/>
          <w:b/>
          <w:sz w:val="32"/>
        </w:rPr>
        <w:t>APPENDIX</w:t>
      </w:r>
    </w:p>
    <w:p w14:paraId="4F38B2D8" w14:textId="77777777" w:rsidR="00CE403F" w:rsidRPr="00564AEA" w:rsidRDefault="00CE403F" w:rsidP="00564AEA">
      <w:pPr>
        <w:jc w:val="both"/>
        <w:rPr>
          <w:rFonts w:ascii="Times New Roman" w:hAnsi="Times New Roman" w:cs="Times New Roman"/>
          <w:b/>
        </w:rPr>
      </w:pPr>
    </w:p>
    <w:p w14:paraId="3B890CE1" w14:textId="77777777" w:rsidR="0035726C" w:rsidRDefault="0035726C" w:rsidP="0035726C">
      <w:pPr>
        <w:jc w:val="center"/>
        <w:rPr>
          <w:ins w:id="845" w:author="Polacko, Matt (2017)" w:date="2022-05-26T16:42:00Z"/>
          <w:rFonts w:ascii="Times New Roman" w:hAnsi="Times New Roman" w:cs="Times New Roman"/>
          <w:b/>
          <w:bCs/>
          <w:sz w:val="32"/>
          <w:szCs w:val="32"/>
        </w:rPr>
      </w:pPr>
      <w:ins w:id="846" w:author="Polacko, Matt (2017)" w:date="2022-05-26T16:42:00Z">
        <w:r w:rsidRPr="003E1319">
          <w:rPr>
            <w:rFonts w:ascii="Times New Roman" w:hAnsi="Times New Roman" w:cs="Times New Roman"/>
            <w:b/>
            <w:bCs/>
            <w:sz w:val="32"/>
            <w:szCs w:val="32"/>
          </w:rPr>
          <w:t>Rich Voter, Poor Voter, Educated and Not: Education, Income and Redistribution in Canada</w:t>
        </w:r>
      </w:ins>
    </w:p>
    <w:p w14:paraId="58A92DDA" w14:textId="2A9BF169" w:rsidR="00E527A6" w:rsidRPr="005875AB" w:rsidDel="0035726C" w:rsidRDefault="00E527A6" w:rsidP="00E527A6">
      <w:pPr>
        <w:jc w:val="both"/>
        <w:rPr>
          <w:del w:id="847" w:author="Polacko, Matt (2017)" w:date="2022-05-26T16:42:00Z"/>
          <w:rFonts w:ascii="Times New Roman" w:hAnsi="Times New Roman" w:cs="Times New Roman"/>
          <w:b/>
          <w:bCs/>
        </w:rPr>
      </w:pPr>
      <w:del w:id="848" w:author="Polacko, Matt (2017)" w:date="2022-05-26T16:42:00Z">
        <w:r w:rsidRPr="005875AB" w:rsidDel="0035726C">
          <w:rPr>
            <w:rFonts w:ascii="Times New Roman" w:hAnsi="Times New Roman" w:cs="Times New Roman"/>
            <w:b/>
            <w:bCs/>
          </w:rPr>
          <w:delText>The Piketty Thesis in Canada: Complications and Nuances</w:delText>
        </w:r>
      </w:del>
    </w:p>
    <w:p w14:paraId="3A8E018A" w14:textId="77777777" w:rsidR="00CE403F" w:rsidRPr="005875AB" w:rsidRDefault="00CE403F" w:rsidP="00564AEA">
      <w:pPr>
        <w:jc w:val="both"/>
        <w:rPr>
          <w:rFonts w:ascii="Times New Roman" w:hAnsi="Times New Roman" w:cs="Times New Roman"/>
          <w:b/>
        </w:rPr>
      </w:pPr>
    </w:p>
    <w:p w14:paraId="74DDCD38" w14:textId="77777777" w:rsidR="00CE403F" w:rsidRPr="005875AB" w:rsidRDefault="00CE403F" w:rsidP="00564AEA">
      <w:pPr>
        <w:jc w:val="both"/>
        <w:rPr>
          <w:rFonts w:ascii="Times New Roman" w:hAnsi="Times New Roman" w:cs="Times New Roman"/>
          <w:b/>
        </w:rPr>
      </w:pPr>
    </w:p>
    <w:p w14:paraId="7C16CA96" w14:textId="77777777" w:rsidR="00CE403F" w:rsidRPr="005875AB" w:rsidRDefault="00CE403F" w:rsidP="00564AEA">
      <w:pPr>
        <w:jc w:val="both"/>
        <w:rPr>
          <w:rFonts w:ascii="Times New Roman" w:hAnsi="Times New Roman" w:cs="Times New Roman"/>
          <w:b/>
        </w:rPr>
      </w:pPr>
    </w:p>
    <w:p w14:paraId="1166D667" w14:textId="77777777" w:rsidR="00CE403F" w:rsidRPr="005875AB" w:rsidRDefault="00CE403F" w:rsidP="00564AEA">
      <w:pPr>
        <w:jc w:val="both"/>
        <w:rPr>
          <w:rFonts w:ascii="Times New Roman" w:hAnsi="Times New Roman" w:cs="Times New Roman"/>
          <w:b/>
        </w:rPr>
      </w:pPr>
      <w:r w:rsidRPr="005875AB">
        <w:rPr>
          <w:rFonts w:ascii="Times New Roman" w:hAnsi="Times New Roman" w:cs="Times New Roman"/>
          <w:b/>
        </w:rPr>
        <w:t>Appendix</w:t>
      </w:r>
    </w:p>
    <w:p w14:paraId="313BF547" w14:textId="77777777" w:rsidR="00CE403F" w:rsidRPr="005875AB" w:rsidRDefault="00CE403F" w:rsidP="00564AEA">
      <w:pPr>
        <w:jc w:val="both"/>
        <w:rPr>
          <w:rFonts w:ascii="Times New Roman" w:hAnsi="Times New Roman" w:cs="Times New Roman"/>
          <w:b/>
        </w:rPr>
      </w:pPr>
    </w:p>
    <w:p w14:paraId="643D5FAF" w14:textId="77777777" w:rsidR="00CE403F" w:rsidRPr="005875AB" w:rsidRDefault="00CE403F" w:rsidP="00564AEA">
      <w:pPr>
        <w:jc w:val="both"/>
        <w:rPr>
          <w:rFonts w:ascii="Times New Roman" w:hAnsi="Times New Roman" w:cs="Times New Roman"/>
          <w:b/>
        </w:rPr>
      </w:pPr>
      <w:r w:rsidRPr="005875AB">
        <w:rPr>
          <w:rFonts w:ascii="Times New Roman" w:hAnsi="Times New Roman" w:cs="Times New Roman"/>
          <w:b/>
        </w:rPr>
        <w:t>A1</w:t>
      </w:r>
      <w:r w:rsidRPr="005875AB">
        <w:rPr>
          <w:rFonts w:ascii="Times New Roman" w:hAnsi="Times New Roman" w:cs="Times New Roman"/>
          <w:b/>
        </w:rPr>
        <w:tab/>
        <w:t>Descriptive Statistics</w:t>
      </w:r>
    </w:p>
    <w:p w14:paraId="218CB3F0" w14:textId="0E05CD2F" w:rsidR="00CE403F" w:rsidRPr="005875AB" w:rsidRDefault="00CE403F">
      <w:pPr>
        <w:jc w:val="both"/>
        <w:rPr>
          <w:rFonts w:ascii="Times New Roman" w:hAnsi="Times New Roman" w:cs="Times New Roman"/>
          <w:b/>
        </w:rPr>
      </w:pPr>
      <w:r w:rsidRPr="005875AB">
        <w:rPr>
          <w:rFonts w:ascii="Times New Roman" w:hAnsi="Times New Roman" w:cs="Times New Roman"/>
          <w:b/>
        </w:rPr>
        <w:t>A2</w:t>
      </w:r>
      <w:r w:rsidRPr="005875AB">
        <w:rPr>
          <w:rFonts w:ascii="Times New Roman" w:hAnsi="Times New Roman" w:cs="Times New Roman"/>
          <w:b/>
        </w:rPr>
        <w:tab/>
        <w:t>Attitudinal Policy Variable Questions</w:t>
      </w:r>
    </w:p>
    <w:p w14:paraId="0F9D4125" w14:textId="27FC912B" w:rsidR="00E527A6" w:rsidRPr="005875AB" w:rsidRDefault="00E527A6" w:rsidP="00E527A6">
      <w:pPr>
        <w:rPr>
          <w:rFonts w:ascii="Times New Roman" w:hAnsi="Times New Roman" w:cs="Times New Roman"/>
          <w:b/>
        </w:rPr>
      </w:pPr>
      <w:r w:rsidRPr="005875AB">
        <w:rPr>
          <w:rFonts w:ascii="Times New Roman" w:hAnsi="Times New Roman" w:cs="Times New Roman"/>
          <w:b/>
        </w:rPr>
        <w:t>A3</w:t>
      </w:r>
      <w:r w:rsidRPr="005875AB">
        <w:rPr>
          <w:rFonts w:ascii="Times New Roman" w:hAnsi="Times New Roman" w:cs="Times New Roman"/>
          <w:b/>
        </w:rPr>
        <w:tab/>
        <w:t>Coding Party Policy Variables</w:t>
      </w:r>
    </w:p>
    <w:p w14:paraId="7BB7E105" w14:textId="7F0E7316" w:rsidR="00CE403F" w:rsidRPr="005875AB" w:rsidRDefault="00CE403F" w:rsidP="00564AEA">
      <w:pPr>
        <w:jc w:val="both"/>
        <w:rPr>
          <w:rFonts w:ascii="Times New Roman" w:hAnsi="Times New Roman" w:cs="Times New Roman"/>
          <w:b/>
        </w:rPr>
      </w:pPr>
      <w:r w:rsidRPr="005875AB">
        <w:rPr>
          <w:rFonts w:ascii="Times New Roman" w:hAnsi="Times New Roman" w:cs="Times New Roman"/>
          <w:b/>
        </w:rPr>
        <w:t>A</w:t>
      </w:r>
      <w:r w:rsidR="00E527A6" w:rsidRPr="005875AB">
        <w:rPr>
          <w:rFonts w:ascii="Times New Roman" w:hAnsi="Times New Roman" w:cs="Times New Roman"/>
          <w:b/>
        </w:rPr>
        <w:t>4</w:t>
      </w:r>
      <w:r w:rsidRPr="005875AB">
        <w:rPr>
          <w:rFonts w:ascii="Times New Roman" w:hAnsi="Times New Roman" w:cs="Times New Roman"/>
          <w:b/>
        </w:rPr>
        <w:tab/>
      </w:r>
      <w:r w:rsidR="00E527A6" w:rsidRPr="005875AB">
        <w:rPr>
          <w:rFonts w:ascii="Times New Roman" w:hAnsi="Times New Roman" w:cs="Times New Roman"/>
          <w:b/>
        </w:rPr>
        <w:t>Results of Interactions for Figure X: Regressions of Party Vote, 1993-2019</w:t>
      </w:r>
    </w:p>
    <w:p w14:paraId="58406B8F" w14:textId="77777777" w:rsidR="00CE403F" w:rsidRPr="005875AB" w:rsidRDefault="00CE403F" w:rsidP="00564AEA">
      <w:pPr>
        <w:jc w:val="both"/>
        <w:rPr>
          <w:rFonts w:ascii="Times New Roman" w:hAnsi="Times New Roman" w:cs="Times New Roman"/>
          <w:b/>
        </w:rPr>
      </w:pPr>
    </w:p>
    <w:p w14:paraId="3A6B38C6" w14:textId="77777777" w:rsidR="00CE403F" w:rsidRPr="005875AB" w:rsidRDefault="00CE403F" w:rsidP="00564AEA">
      <w:pPr>
        <w:jc w:val="both"/>
        <w:rPr>
          <w:rFonts w:ascii="Times New Roman" w:hAnsi="Times New Roman" w:cs="Times New Roman"/>
          <w:b/>
        </w:rPr>
      </w:pPr>
    </w:p>
    <w:p w14:paraId="3E6DC604" w14:textId="77777777" w:rsidR="00CE403F" w:rsidRPr="005875AB" w:rsidRDefault="00CE403F" w:rsidP="00564AEA">
      <w:pPr>
        <w:jc w:val="both"/>
        <w:rPr>
          <w:rFonts w:ascii="Times New Roman" w:hAnsi="Times New Roman" w:cs="Times New Roman"/>
          <w:b/>
        </w:rPr>
      </w:pPr>
    </w:p>
    <w:p w14:paraId="1452693D" w14:textId="77777777" w:rsidR="00CE403F" w:rsidRPr="005875AB" w:rsidRDefault="00CE403F" w:rsidP="00564AEA">
      <w:pPr>
        <w:jc w:val="both"/>
        <w:rPr>
          <w:rFonts w:ascii="Times New Roman" w:hAnsi="Times New Roman" w:cs="Times New Roman"/>
          <w:b/>
        </w:rPr>
      </w:pPr>
    </w:p>
    <w:p w14:paraId="389BFE36" w14:textId="77777777" w:rsidR="00CE403F" w:rsidRPr="005875AB" w:rsidRDefault="00CE403F" w:rsidP="00564AEA">
      <w:pPr>
        <w:jc w:val="both"/>
        <w:rPr>
          <w:rFonts w:ascii="Times New Roman" w:hAnsi="Times New Roman" w:cs="Times New Roman"/>
          <w:b/>
        </w:rPr>
      </w:pPr>
    </w:p>
    <w:p w14:paraId="5374282C" w14:textId="77777777" w:rsidR="00CE403F" w:rsidRPr="005875AB" w:rsidRDefault="00CE403F" w:rsidP="00564AEA">
      <w:pPr>
        <w:jc w:val="both"/>
        <w:rPr>
          <w:rFonts w:ascii="Times New Roman" w:hAnsi="Times New Roman" w:cs="Times New Roman"/>
          <w:b/>
        </w:rPr>
      </w:pPr>
    </w:p>
    <w:p w14:paraId="2A35EF8F" w14:textId="77777777" w:rsidR="00CE403F" w:rsidRPr="005875AB" w:rsidRDefault="00CE403F" w:rsidP="00564AEA">
      <w:pPr>
        <w:jc w:val="both"/>
        <w:rPr>
          <w:rFonts w:ascii="Times New Roman" w:hAnsi="Times New Roman" w:cs="Times New Roman"/>
          <w:b/>
        </w:rPr>
      </w:pPr>
    </w:p>
    <w:p w14:paraId="7234170A" w14:textId="77777777" w:rsidR="00CE403F" w:rsidRPr="005875AB" w:rsidRDefault="00CE403F" w:rsidP="00564AEA">
      <w:pPr>
        <w:jc w:val="both"/>
        <w:rPr>
          <w:rFonts w:ascii="Times New Roman" w:hAnsi="Times New Roman" w:cs="Times New Roman"/>
          <w:b/>
        </w:rPr>
      </w:pPr>
    </w:p>
    <w:p w14:paraId="5364CF85" w14:textId="77777777" w:rsidR="00CE403F" w:rsidRPr="005875AB" w:rsidRDefault="00CE403F" w:rsidP="00564AEA">
      <w:pPr>
        <w:jc w:val="both"/>
        <w:rPr>
          <w:rFonts w:ascii="Times New Roman" w:hAnsi="Times New Roman" w:cs="Times New Roman"/>
          <w:b/>
        </w:rPr>
      </w:pPr>
    </w:p>
    <w:p w14:paraId="5D7A08F1" w14:textId="77777777" w:rsidR="00CE403F" w:rsidRPr="005875AB" w:rsidRDefault="00CE403F" w:rsidP="00564AEA">
      <w:pPr>
        <w:jc w:val="both"/>
        <w:rPr>
          <w:rFonts w:ascii="Times New Roman" w:hAnsi="Times New Roman" w:cs="Times New Roman"/>
          <w:b/>
        </w:rPr>
      </w:pPr>
    </w:p>
    <w:p w14:paraId="2DB5E769" w14:textId="77777777" w:rsidR="00CE403F" w:rsidRPr="005875AB" w:rsidRDefault="00CE403F" w:rsidP="00564AEA">
      <w:pPr>
        <w:jc w:val="both"/>
        <w:rPr>
          <w:rFonts w:ascii="Times New Roman" w:hAnsi="Times New Roman" w:cs="Times New Roman"/>
          <w:b/>
        </w:rPr>
      </w:pPr>
    </w:p>
    <w:p w14:paraId="367B632A" w14:textId="77777777" w:rsidR="00CE403F" w:rsidRPr="005875AB" w:rsidRDefault="00CE403F" w:rsidP="00564AEA">
      <w:pPr>
        <w:jc w:val="both"/>
        <w:rPr>
          <w:rFonts w:ascii="Times New Roman" w:hAnsi="Times New Roman" w:cs="Times New Roman"/>
          <w:b/>
        </w:rPr>
      </w:pPr>
    </w:p>
    <w:p w14:paraId="369808B1" w14:textId="77777777" w:rsidR="00CE403F" w:rsidRPr="005875AB" w:rsidRDefault="00CE403F" w:rsidP="00564AEA">
      <w:pPr>
        <w:jc w:val="both"/>
        <w:rPr>
          <w:rFonts w:ascii="Times New Roman" w:hAnsi="Times New Roman" w:cs="Times New Roman"/>
          <w:b/>
        </w:rPr>
      </w:pPr>
    </w:p>
    <w:p w14:paraId="01923E41" w14:textId="77777777" w:rsidR="00CE403F" w:rsidRPr="005875AB" w:rsidRDefault="00CE403F" w:rsidP="00564AEA">
      <w:pPr>
        <w:jc w:val="both"/>
        <w:rPr>
          <w:rFonts w:ascii="Times New Roman" w:hAnsi="Times New Roman" w:cs="Times New Roman"/>
          <w:b/>
        </w:rPr>
      </w:pPr>
    </w:p>
    <w:p w14:paraId="626AEFD2" w14:textId="77777777" w:rsidR="00CE403F" w:rsidRPr="005875AB" w:rsidRDefault="00CE403F" w:rsidP="00564AEA">
      <w:pPr>
        <w:jc w:val="both"/>
        <w:rPr>
          <w:rFonts w:ascii="Times New Roman" w:hAnsi="Times New Roman" w:cs="Times New Roman"/>
          <w:b/>
        </w:rPr>
      </w:pPr>
    </w:p>
    <w:p w14:paraId="3B7F2B93" w14:textId="77777777" w:rsidR="00CE403F" w:rsidRPr="005875AB" w:rsidRDefault="00CE403F" w:rsidP="00564AEA">
      <w:pPr>
        <w:jc w:val="both"/>
        <w:rPr>
          <w:rFonts w:ascii="Times New Roman" w:hAnsi="Times New Roman" w:cs="Times New Roman"/>
          <w:b/>
        </w:rPr>
      </w:pPr>
    </w:p>
    <w:p w14:paraId="18B77501" w14:textId="77777777" w:rsidR="00CE403F" w:rsidRPr="005875AB" w:rsidRDefault="00CE403F" w:rsidP="00564AEA">
      <w:pPr>
        <w:jc w:val="both"/>
        <w:rPr>
          <w:rFonts w:ascii="Times New Roman" w:hAnsi="Times New Roman" w:cs="Times New Roman"/>
          <w:b/>
        </w:rPr>
      </w:pPr>
    </w:p>
    <w:p w14:paraId="51106F98" w14:textId="77777777" w:rsidR="00CE403F" w:rsidRPr="005875AB" w:rsidRDefault="00CE403F" w:rsidP="00564AEA">
      <w:pPr>
        <w:jc w:val="both"/>
        <w:rPr>
          <w:rFonts w:ascii="Times New Roman" w:hAnsi="Times New Roman" w:cs="Times New Roman"/>
          <w:b/>
        </w:rPr>
      </w:pPr>
    </w:p>
    <w:p w14:paraId="7E95F7F3" w14:textId="77777777" w:rsidR="00CE403F" w:rsidRPr="005875AB" w:rsidRDefault="00CE403F" w:rsidP="00564AEA">
      <w:pPr>
        <w:jc w:val="both"/>
        <w:rPr>
          <w:rFonts w:ascii="Times New Roman" w:hAnsi="Times New Roman" w:cs="Times New Roman"/>
          <w:b/>
        </w:rPr>
      </w:pPr>
    </w:p>
    <w:p w14:paraId="5A562E65" w14:textId="77777777" w:rsidR="00CE403F" w:rsidRPr="005875AB" w:rsidRDefault="00CE403F" w:rsidP="00564AEA">
      <w:pPr>
        <w:jc w:val="both"/>
        <w:rPr>
          <w:rFonts w:ascii="Times New Roman" w:hAnsi="Times New Roman" w:cs="Times New Roman"/>
          <w:b/>
        </w:rPr>
      </w:pPr>
    </w:p>
    <w:p w14:paraId="373EC21E" w14:textId="77777777" w:rsidR="00CE403F" w:rsidRPr="005875AB" w:rsidRDefault="00CE403F" w:rsidP="00564AEA">
      <w:pPr>
        <w:jc w:val="both"/>
        <w:rPr>
          <w:rFonts w:ascii="Times New Roman" w:hAnsi="Times New Roman" w:cs="Times New Roman"/>
          <w:b/>
        </w:rPr>
      </w:pPr>
    </w:p>
    <w:p w14:paraId="7DA9C22D" w14:textId="77777777" w:rsidR="00CE403F" w:rsidRPr="005875AB" w:rsidRDefault="00CE403F" w:rsidP="00564AEA">
      <w:pPr>
        <w:jc w:val="both"/>
        <w:rPr>
          <w:rFonts w:ascii="Times New Roman" w:hAnsi="Times New Roman" w:cs="Times New Roman"/>
          <w:b/>
        </w:rPr>
      </w:pPr>
    </w:p>
    <w:p w14:paraId="748B2AE9" w14:textId="77777777" w:rsidR="00CE403F" w:rsidRPr="005875AB" w:rsidRDefault="00CE403F" w:rsidP="00564AEA">
      <w:pPr>
        <w:jc w:val="both"/>
        <w:rPr>
          <w:rFonts w:ascii="Times New Roman" w:hAnsi="Times New Roman" w:cs="Times New Roman"/>
          <w:b/>
        </w:rPr>
      </w:pPr>
    </w:p>
    <w:p w14:paraId="19FA2282" w14:textId="77777777" w:rsidR="00CE403F" w:rsidRPr="005875AB" w:rsidRDefault="00CE403F" w:rsidP="00564AEA">
      <w:pPr>
        <w:jc w:val="both"/>
        <w:rPr>
          <w:rFonts w:ascii="Times New Roman" w:hAnsi="Times New Roman" w:cs="Times New Roman"/>
          <w:b/>
        </w:rPr>
      </w:pPr>
    </w:p>
    <w:p w14:paraId="2C0AA46D" w14:textId="77777777" w:rsidR="00CE403F" w:rsidRPr="005875AB" w:rsidRDefault="00CE403F" w:rsidP="00564AEA">
      <w:pPr>
        <w:jc w:val="both"/>
        <w:rPr>
          <w:rFonts w:ascii="Times New Roman" w:hAnsi="Times New Roman" w:cs="Times New Roman"/>
          <w:b/>
        </w:rPr>
      </w:pPr>
    </w:p>
    <w:p w14:paraId="2F52C337" w14:textId="77777777" w:rsidR="00CE403F" w:rsidRPr="005875AB" w:rsidRDefault="00CE403F" w:rsidP="00564AEA">
      <w:pPr>
        <w:jc w:val="both"/>
        <w:rPr>
          <w:rFonts w:ascii="Times New Roman" w:hAnsi="Times New Roman" w:cs="Times New Roman"/>
          <w:b/>
        </w:rPr>
      </w:pPr>
    </w:p>
    <w:p w14:paraId="1517D1C0" w14:textId="77777777" w:rsidR="00CE403F" w:rsidRPr="005875AB" w:rsidRDefault="00CE403F" w:rsidP="00564AEA">
      <w:pPr>
        <w:jc w:val="both"/>
        <w:rPr>
          <w:rFonts w:ascii="Times New Roman" w:hAnsi="Times New Roman" w:cs="Times New Roman"/>
          <w:b/>
        </w:rPr>
      </w:pPr>
    </w:p>
    <w:p w14:paraId="4DD67224" w14:textId="77777777" w:rsidR="00CE403F" w:rsidRPr="005875AB" w:rsidRDefault="00CE403F" w:rsidP="00564AEA">
      <w:pPr>
        <w:jc w:val="both"/>
        <w:rPr>
          <w:rFonts w:ascii="Times New Roman" w:hAnsi="Times New Roman" w:cs="Times New Roman"/>
          <w:b/>
        </w:rPr>
      </w:pPr>
    </w:p>
    <w:p w14:paraId="36E59C2E" w14:textId="77777777" w:rsidR="00CE403F" w:rsidRPr="005875AB" w:rsidRDefault="00CE403F" w:rsidP="00564AEA">
      <w:pPr>
        <w:jc w:val="both"/>
        <w:rPr>
          <w:rFonts w:ascii="Times New Roman" w:hAnsi="Times New Roman" w:cs="Times New Roman"/>
          <w:b/>
        </w:rPr>
      </w:pPr>
    </w:p>
    <w:p w14:paraId="21A56708" w14:textId="77777777" w:rsidR="00CE403F" w:rsidRPr="005875AB" w:rsidRDefault="00CE403F" w:rsidP="00564AEA">
      <w:pPr>
        <w:jc w:val="both"/>
        <w:rPr>
          <w:rFonts w:ascii="Times New Roman" w:hAnsi="Times New Roman" w:cs="Times New Roman"/>
          <w:b/>
        </w:rPr>
      </w:pPr>
    </w:p>
    <w:p w14:paraId="616E5AF9" w14:textId="77777777" w:rsidR="00CE403F" w:rsidRPr="005875AB" w:rsidRDefault="00CE403F" w:rsidP="00564AEA">
      <w:pPr>
        <w:jc w:val="both"/>
        <w:rPr>
          <w:rFonts w:ascii="Times New Roman" w:hAnsi="Times New Roman" w:cs="Times New Roman"/>
          <w:b/>
        </w:rPr>
      </w:pPr>
    </w:p>
    <w:p w14:paraId="6BCEDCEF" w14:textId="77777777" w:rsidR="00CE403F" w:rsidRPr="005875AB" w:rsidRDefault="00CE403F" w:rsidP="00564AEA">
      <w:pPr>
        <w:jc w:val="both"/>
        <w:rPr>
          <w:rFonts w:ascii="Times New Roman" w:hAnsi="Times New Roman" w:cs="Times New Roman"/>
          <w:b/>
        </w:rPr>
      </w:pPr>
    </w:p>
    <w:p w14:paraId="7D2B3CD4" w14:textId="77777777" w:rsidR="00CE403F" w:rsidRPr="005875AB" w:rsidRDefault="00CE403F" w:rsidP="00564AEA">
      <w:pPr>
        <w:jc w:val="both"/>
        <w:rPr>
          <w:rFonts w:ascii="Times New Roman" w:hAnsi="Times New Roman" w:cs="Times New Roman"/>
          <w:b/>
        </w:rPr>
      </w:pPr>
      <w:r w:rsidRPr="005875AB">
        <w:rPr>
          <w:rFonts w:ascii="Times New Roman" w:hAnsi="Times New Roman" w:cs="Times New Roman"/>
          <w:b/>
        </w:rPr>
        <w:lastRenderedPageBreak/>
        <w:t>A1</w:t>
      </w:r>
      <w:r w:rsidRPr="005875AB">
        <w:rPr>
          <w:rFonts w:ascii="Times New Roman" w:hAnsi="Times New Roman" w:cs="Times New Roman"/>
          <w:b/>
        </w:rPr>
        <w:tab/>
        <w:t>Descriptive Statistics</w:t>
      </w:r>
    </w:p>
    <w:p w14:paraId="7EC988AC" w14:textId="77777777" w:rsidR="00CE403F" w:rsidRPr="005875AB" w:rsidRDefault="00CE403F" w:rsidP="00564AEA">
      <w:pPr>
        <w:jc w:val="both"/>
        <w:rPr>
          <w:rFonts w:ascii="Times New Roman" w:hAnsi="Times New Roman" w:cs="Times New Roman"/>
          <w:b/>
        </w:rPr>
      </w:pPr>
    </w:p>
    <w:tbl>
      <w:tblPr>
        <w:tblW w:w="8160" w:type="dxa"/>
        <w:tblLook w:val="04A0" w:firstRow="1" w:lastRow="0" w:firstColumn="1" w:lastColumn="0" w:noHBand="0" w:noVBand="1"/>
      </w:tblPr>
      <w:tblGrid>
        <w:gridCol w:w="2399"/>
        <w:gridCol w:w="1597"/>
        <w:gridCol w:w="1041"/>
        <w:gridCol w:w="1179"/>
        <w:gridCol w:w="972"/>
        <w:gridCol w:w="972"/>
      </w:tblGrid>
      <w:tr w:rsidR="005C1AFA" w:rsidRPr="00350A47" w14:paraId="5EC960E6" w14:textId="77777777" w:rsidTr="00B0105C">
        <w:trPr>
          <w:trHeight w:val="300"/>
        </w:trPr>
        <w:tc>
          <w:tcPr>
            <w:tcW w:w="2399" w:type="dxa"/>
            <w:tcBorders>
              <w:top w:val="single" w:sz="4" w:space="0" w:color="000000"/>
              <w:left w:val="single" w:sz="4" w:space="0" w:color="000000"/>
              <w:bottom w:val="single" w:sz="4" w:space="0" w:color="auto"/>
              <w:right w:val="single" w:sz="4" w:space="0" w:color="000000"/>
            </w:tcBorders>
            <w:shd w:val="clear" w:color="auto" w:fill="auto"/>
            <w:vAlign w:val="center"/>
            <w:hideMark/>
          </w:tcPr>
          <w:p w14:paraId="148D31D6" w14:textId="77777777" w:rsidR="00CE403F" w:rsidRPr="00B0105C" w:rsidRDefault="00CE403F" w:rsidP="00564AEA">
            <w:pPr>
              <w:jc w:val="both"/>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Variable</w:t>
            </w:r>
          </w:p>
        </w:tc>
        <w:tc>
          <w:tcPr>
            <w:tcW w:w="1597" w:type="dxa"/>
            <w:tcBorders>
              <w:top w:val="single" w:sz="4" w:space="0" w:color="000000"/>
              <w:left w:val="nil"/>
              <w:bottom w:val="single" w:sz="4" w:space="0" w:color="auto"/>
              <w:right w:val="single" w:sz="4" w:space="0" w:color="000000"/>
            </w:tcBorders>
            <w:shd w:val="clear" w:color="auto" w:fill="auto"/>
            <w:vAlign w:val="center"/>
            <w:hideMark/>
          </w:tcPr>
          <w:p w14:paraId="07BDA242" w14:textId="77777777" w:rsidR="00CE403F" w:rsidRPr="00B0105C" w:rsidRDefault="00CE403F" w:rsidP="00564AEA">
            <w:pPr>
              <w:jc w:val="both"/>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Observations</w:t>
            </w:r>
          </w:p>
        </w:tc>
        <w:tc>
          <w:tcPr>
            <w:tcW w:w="1041" w:type="dxa"/>
            <w:tcBorders>
              <w:top w:val="single" w:sz="4" w:space="0" w:color="000000"/>
              <w:left w:val="nil"/>
              <w:bottom w:val="single" w:sz="4" w:space="0" w:color="auto"/>
              <w:right w:val="single" w:sz="4" w:space="0" w:color="000000"/>
            </w:tcBorders>
            <w:shd w:val="clear" w:color="auto" w:fill="auto"/>
            <w:vAlign w:val="center"/>
            <w:hideMark/>
          </w:tcPr>
          <w:p w14:paraId="11066458" w14:textId="77777777" w:rsidR="00CE403F" w:rsidRPr="00B0105C" w:rsidRDefault="00CE403F" w:rsidP="00564AEA">
            <w:pPr>
              <w:jc w:val="both"/>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Mean</w:t>
            </w:r>
          </w:p>
        </w:tc>
        <w:tc>
          <w:tcPr>
            <w:tcW w:w="1179" w:type="dxa"/>
            <w:tcBorders>
              <w:top w:val="single" w:sz="4" w:space="0" w:color="000000"/>
              <w:left w:val="nil"/>
              <w:bottom w:val="single" w:sz="4" w:space="0" w:color="auto"/>
              <w:right w:val="single" w:sz="4" w:space="0" w:color="000000"/>
            </w:tcBorders>
            <w:shd w:val="clear" w:color="auto" w:fill="auto"/>
            <w:vAlign w:val="center"/>
            <w:hideMark/>
          </w:tcPr>
          <w:p w14:paraId="3D443772" w14:textId="77777777" w:rsidR="00CE403F" w:rsidRPr="00B0105C" w:rsidRDefault="00CE403F" w:rsidP="00564AEA">
            <w:pPr>
              <w:jc w:val="both"/>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Std. Dev.</w:t>
            </w:r>
          </w:p>
        </w:tc>
        <w:tc>
          <w:tcPr>
            <w:tcW w:w="972" w:type="dxa"/>
            <w:tcBorders>
              <w:top w:val="single" w:sz="4" w:space="0" w:color="000000"/>
              <w:left w:val="nil"/>
              <w:bottom w:val="single" w:sz="4" w:space="0" w:color="auto"/>
              <w:right w:val="single" w:sz="4" w:space="0" w:color="000000"/>
            </w:tcBorders>
            <w:shd w:val="clear" w:color="auto" w:fill="auto"/>
            <w:vAlign w:val="center"/>
            <w:hideMark/>
          </w:tcPr>
          <w:p w14:paraId="7D0FE215" w14:textId="77777777" w:rsidR="00CE403F" w:rsidRPr="00B0105C" w:rsidRDefault="00CE403F" w:rsidP="00564AEA">
            <w:pPr>
              <w:jc w:val="both"/>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Min</w:t>
            </w:r>
          </w:p>
        </w:tc>
        <w:tc>
          <w:tcPr>
            <w:tcW w:w="972" w:type="dxa"/>
            <w:tcBorders>
              <w:top w:val="single" w:sz="4" w:space="0" w:color="000000"/>
              <w:left w:val="nil"/>
              <w:bottom w:val="single" w:sz="4" w:space="0" w:color="auto"/>
              <w:right w:val="single" w:sz="4" w:space="0" w:color="000000"/>
            </w:tcBorders>
            <w:shd w:val="clear" w:color="auto" w:fill="auto"/>
            <w:vAlign w:val="center"/>
            <w:hideMark/>
          </w:tcPr>
          <w:p w14:paraId="65613F61" w14:textId="77777777" w:rsidR="00CE403F" w:rsidRPr="00B0105C" w:rsidRDefault="00CE403F" w:rsidP="00564AEA">
            <w:pPr>
              <w:jc w:val="both"/>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Max</w:t>
            </w:r>
          </w:p>
        </w:tc>
      </w:tr>
      <w:tr w:rsidR="005C1AFA" w:rsidRPr="00350A47" w14:paraId="79A2A2C1" w14:textId="77777777" w:rsidTr="00B0105C">
        <w:trPr>
          <w:trHeight w:val="300"/>
        </w:trPr>
        <w:tc>
          <w:tcPr>
            <w:tcW w:w="239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6E9750A3"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Election</w:t>
            </w:r>
          </w:p>
        </w:tc>
        <w:tc>
          <w:tcPr>
            <w:tcW w:w="1597" w:type="dxa"/>
            <w:tcBorders>
              <w:top w:val="single" w:sz="4" w:space="0" w:color="auto"/>
              <w:left w:val="nil"/>
              <w:bottom w:val="single" w:sz="4" w:space="0" w:color="000000"/>
              <w:right w:val="single" w:sz="4" w:space="0" w:color="000000"/>
            </w:tcBorders>
            <w:shd w:val="clear" w:color="auto" w:fill="auto"/>
            <w:vAlign w:val="center"/>
            <w:hideMark/>
          </w:tcPr>
          <w:p w14:paraId="3DFD6B6F"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52,829</w:t>
            </w:r>
          </w:p>
        </w:tc>
        <w:tc>
          <w:tcPr>
            <w:tcW w:w="1041" w:type="dxa"/>
            <w:tcBorders>
              <w:top w:val="single" w:sz="4" w:space="0" w:color="auto"/>
              <w:left w:val="nil"/>
              <w:bottom w:val="single" w:sz="4" w:space="0" w:color="000000"/>
              <w:right w:val="single" w:sz="4" w:space="0" w:color="000000"/>
            </w:tcBorders>
            <w:shd w:val="clear" w:color="auto" w:fill="auto"/>
            <w:vAlign w:val="center"/>
            <w:hideMark/>
          </w:tcPr>
          <w:p w14:paraId="3E0F62A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1995.217</w:t>
            </w:r>
          </w:p>
        </w:tc>
        <w:tc>
          <w:tcPr>
            <w:tcW w:w="1179" w:type="dxa"/>
            <w:tcBorders>
              <w:top w:val="single" w:sz="4" w:space="0" w:color="auto"/>
              <w:left w:val="nil"/>
              <w:bottom w:val="single" w:sz="4" w:space="0" w:color="000000"/>
              <w:right w:val="single" w:sz="4" w:space="0" w:color="000000"/>
            </w:tcBorders>
            <w:shd w:val="clear" w:color="auto" w:fill="auto"/>
            <w:vAlign w:val="center"/>
            <w:hideMark/>
          </w:tcPr>
          <w:p w14:paraId="6F489EFF"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16.08544</w:t>
            </w:r>
          </w:p>
        </w:tc>
        <w:tc>
          <w:tcPr>
            <w:tcW w:w="972" w:type="dxa"/>
            <w:tcBorders>
              <w:top w:val="single" w:sz="4" w:space="0" w:color="auto"/>
              <w:left w:val="nil"/>
              <w:bottom w:val="single" w:sz="4" w:space="0" w:color="000000"/>
              <w:right w:val="single" w:sz="4" w:space="0" w:color="000000"/>
            </w:tcBorders>
            <w:shd w:val="clear" w:color="auto" w:fill="auto"/>
            <w:vAlign w:val="center"/>
            <w:hideMark/>
          </w:tcPr>
          <w:p w14:paraId="50087FE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1965</w:t>
            </w:r>
          </w:p>
        </w:tc>
        <w:tc>
          <w:tcPr>
            <w:tcW w:w="972" w:type="dxa"/>
            <w:tcBorders>
              <w:top w:val="single" w:sz="4" w:space="0" w:color="auto"/>
              <w:left w:val="nil"/>
              <w:bottom w:val="single" w:sz="4" w:space="0" w:color="000000"/>
              <w:right w:val="single" w:sz="4" w:space="0" w:color="000000"/>
            </w:tcBorders>
            <w:shd w:val="clear" w:color="auto" w:fill="auto"/>
            <w:vAlign w:val="center"/>
            <w:hideMark/>
          </w:tcPr>
          <w:p w14:paraId="712027C5"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2019</w:t>
            </w:r>
          </w:p>
        </w:tc>
      </w:tr>
      <w:tr w:rsidR="005C1AFA" w:rsidRPr="00350A47" w14:paraId="16273377"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6A8A16B1"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Age</w:t>
            </w:r>
          </w:p>
        </w:tc>
        <w:tc>
          <w:tcPr>
            <w:tcW w:w="1597" w:type="dxa"/>
            <w:tcBorders>
              <w:top w:val="nil"/>
              <w:left w:val="nil"/>
              <w:bottom w:val="single" w:sz="4" w:space="0" w:color="000000"/>
              <w:right w:val="single" w:sz="4" w:space="0" w:color="000000"/>
            </w:tcBorders>
            <w:shd w:val="clear" w:color="auto" w:fill="auto"/>
            <w:vAlign w:val="center"/>
            <w:hideMark/>
          </w:tcPr>
          <w:p w14:paraId="4E958673"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51,583</w:t>
            </w:r>
          </w:p>
        </w:tc>
        <w:tc>
          <w:tcPr>
            <w:tcW w:w="1041" w:type="dxa"/>
            <w:tcBorders>
              <w:top w:val="nil"/>
              <w:left w:val="nil"/>
              <w:bottom w:val="single" w:sz="4" w:space="0" w:color="000000"/>
              <w:right w:val="single" w:sz="4" w:space="0" w:color="000000"/>
            </w:tcBorders>
            <w:shd w:val="clear" w:color="auto" w:fill="auto"/>
            <w:vAlign w:val="center"/>
            <w:hideMark/>
          </w:tcPr>
          <w:p w14:paraId="5953D72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47.53169</w:t>
            </w:r>
          </w:p>
        </w:tc>
        <w:tc>
          <w:tcPr>
            <w:tcW w:w="1179" w:type="dxa"/>
            <w:tcBorders>
              <w:top w:val="nil"/>
              <w:left w:val="nil"/>
              <w:bottom w:val="single" w:sz="4" w:space="0" w:color="000000"/>
              <w:right w:val="single" w:sz="4" w:space="0" w:color="000000"/>
            </w:tcBorders>
            <w:shd w:val="clear" w:color="auto" w:fill="auto"/>
            <w:vAlign w:val="center"/>
            <w:hideMark/>
          </w:tcPr>
          <w:p w14:paraId="0072945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17.07638</w:t>
            </w:r>
          </w:p>
        </w:tc>
        <w:tc>
          <w:tcPr>
            <w:tcW w:w="972" w:type="dxa"/>
            <w:tcBorders>
              <w:top w:val="nil"/>
              <w:left w:val="nil"/>
              <w:bottom w:val="single" w:sz="4" w:space="0" w:color="000000"/>
              <w:right w:val="single" w:sz="4" w:space="0" w:color="000000"/>
            </w:tcBorders>
            <w:shd w:val="clear" w:color="auto" w:fill="auto"/>
            <w:vAlign w:val="center"/>
            <w:hideMark/>
          </w:tcPr>
          <w:p w14:paraId="46B0BF64"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18</w:t>
            </w:r>
          </w:p>
        </w:tc>
        <w:tc>
          <w:tcPr>
            <w:tcW w:w="972" w:type="dxa"/>
            <w:tcBorders>
              <w:top w:val="nil"/>
              <w:left w:val="nil"/>
              <w:bottom w:val="single" w:sz="4" w:space="0" w:color="000000"/>
              <w:right w:val="single" w:sz="4" w:space="0" w:color="000000"/>
            </w:tcBorders>
            <w:shd w:val="clear" w:color="auto" w:fill="auto"/>
            <w:vAlign w:val="center"/>
            <w:hideMark/>
          </w:tcPr>
          <w:p w14:paraId="05AB429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115</w:t>
            </w:r>
          </w:p>
        </w:tc>
      </w:tr>
      <w:tr w:rsidR="005C1AFA" w:rsidRPr="00350A47" w14:paraId="6CA14B98"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78EE191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Male</w:t>
            </w:r>
          </w:p>
        </w:tc>
        <w:tc>
          <w:tcPr>
            <w:tcW w:w="1597" w:type="dxa"/>
            <w:tcBorders>
              <w:top w:val="nil"/>
              <w:left w:val="nil"/>
              <w:bottom w:val="single" w:sz="4" w:space="0" w:color="000000"/>
              <w:right w:val="single" w:sz="4" w:space="0" w:color="000000"/>
            </w:tcBorders>
            <w:shd w:val="clear" w:color="auto" w:fill="auto"/>
            <w:vAlign w:val="center"/>
            <w:hideMark/>
          </w:tcPr>
          <w:p w14:paraId="6144B44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52,808</w:t>
            </w:r>
          </w:p>
        </w:tc>
        <w:tc>
          <w:tcPr>
            <w:tcW w:w="1041" w:type="dxa"/>
            <w:tcBorders>
              <w:top w:val="nil"/>
              <w:left w:val="nil"/>
              <w:bottom w:val="single" w:sz="4" w:space="0" w:color="000000"/>
              <w:right w:val="single" w:sz="4" w:space="0" w:color="000000"/>
            </w:tcBorders>
            <w:shd w:val="clear" w:color="auto" w:fill="auto"/>
            <w:vAlign w:val="center"/>
            <w:hideMark/>
          </w:tcPr>
          <w:p w14:paraId="23C43766"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0.481329</w:t>
            </w:r>
          </w:p>
        </w:tc>
        <w:tc>
          <w:tcPr>
            <w:tcW w:w="1179" w:type="dxa"/>
            <w:tcBorders>
              <w:top w:val="nil"/>
              <w:left w:val="nil"/>
              <w:bottom w:val="single" w:sz="4" w:space="0" w:color="000000"/>
              <w:right w:val="single" w:sz="4" w:space="0" w:color="000000"/>
            </w:tcBorders>
            <w:shd w:val="clear" w:color="auto" w:fill="auto"/>
            <w:vAlign w:val="center"/>
            <w:hideMark/>
          </w:tcPr>
          <w:p w14:paraId="398DFB5A"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0.499656</w:t>
            </w:r>
          </w:p>
        </w:tc>
        <w:tc>
          <w:tcPr>
            <w:tcW w:w="972" w:type="dxa"/>
            <w:tcBorders>
              <w:top w:val="nil"/>
              <w:left w:val="nil"/>
              <w:bottom w:val="single" w:sz="4" w:space="0" w:color="000000"/>
              <w:right w:val="single" w:sz="4" w:space="0" w:color="000000"/>
            </w:tcBorders>
            <w:shd w:val="clear" w:color="auto" w:fill="auto"/>
            <w:vAlign w:val="center"/>
            <w:hideMark/>
          </w:tcPr>
          <w:p w14:paraId="16F0877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248A6715"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3F1F58FE"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02DE048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Degree</w:t>
            </w:r>
          </w:p>
        </w:tc>
        <w:tc>
          <w:tcPr>
            <w:tcW w:w="1597" w:type="dxa"/>
            <w:tcBorders>
              <w:top w:val="nil"/>
              <w:left w:val="nil"/>
              <w:bottom w:val="single" w:sz="4" w:space="0" w:color="000000"/>
              <w:right w:val="single" w:sz="4" w:space="0" w:color="000000"/>
            </w:tcBorders>
            <w:shd w:val="clear" w:color="auto" w:fill="auto"/>
            <w:vAlign w:val="center"/>
            <w:hideMark/>
          </w:tcPr>
          <w:p w14:paraId="1A61524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51,015</w:t>
            </w:r>
          </w:p>
        </w:tc>
        <w:tc>
          <w:tcPr>
            <w:tcW w:w="1041" w:type="dxa"/>
            <w:tcBorders>
              <w:top w:val="nil"/>
              <w:left w:val="nil"/>
              <w:bottom w:val="single" w:sz="4" w:space="0" w:color="000000"/>
              <w:right w:val="single" w:sz="4" w:space="0" w:color="000000"/>
            </w:tcBorders>
            <w:shd w:val="clear" w:color="auto" w:fill="auto"/>
            <w:vAlign w:val="center"/>
            <w:hideMark/>
          </w:tcPr>
          <w:p w14:paraId="229EBC26"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0.235029</w:t>
            </w:r>
          </w:p>
        </w:tc>
        <w:tc>
          <w:tcPr>
            <w:tcW w:w="1179" w:type="dxa"/>
            <w:tcBorders>
              <w:top w:val="nil"/>
              <w:left w:val="nil"/>
              <w:bottom w:val="single" w:sz="4" w:space="0" w:color="000000"/>
              <w:right w:val="single" w:sz="4" w:space="0" w:color="000000"/>
            </w:tcBorders>
            <w:shd w:val="clear" w:color="auto" w:fill="auto"/>
            <w:vAlign w:val="center"/>
            <w:hideMark/>
          </w:tcPr>
          <w:p w14:paraId="3EA4D16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0.424021</w:t>
            </w:r>
          </w:p>
        </w:tc>
        <w:tc>
          <w:tcPr>
            <w:tcW w:w="972" w:type="dxa"/>
            <w:tcBorders>
              <w:top w:val="nil"/>
              <w:left w:val="nil"/>
              <w:bottom w:val="single" w:sz="4" w:space="0" w:color="000000"/>
              <w:right w:val="single" w:sz="4" w:space="0" w:color="000000"/>
            </w:tcBorders>
            <w:shd w:val="clear" w:color="auto" w:fill="auto"/>
            <w:vAlign w:val="center"/>
            <w:hideMark/>
          </w:tcPr>
          <w:p w14:paraId="5403115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14BD5981"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4E438114"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30A5EBC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Religion</w:t>
            </w:r>
          </w:p>
        </w:tc>
        <w:tc>
          <w:tcPr>
            <w:tcW w:w="1597" w:type="dxa"/>
            <w:tcBorders>
              <w:top w:val="nil"/>
              <w:left w:val="nil"/>
              <w:bottom w:val="single" w:sz="4" w:space="0" w:color="000000"/>
              <w:right w:val="single" w:sz="4" w:space="0" w:color="000000"/>
            </w:tcBorders>
            <w:shd w:val="clear" w:color="auto" w:fill="auto"/>
            <w:vAlign w:val="center"/>
            <w:hideMark/>
          </w:tcPr>
          <w:p w14:paraId="68531386"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50,421</w:t>
            </w:r>
          </w:p>
        </w:tc>
        <w:tc>
          <w:tcPr>
            <w:tcW w:w="1041" w:type="dxa"/>
            <w:tcBorders>
              <w:top w:val="nil"/>
              <w:left w:val="nil"/>
              <w:bottom w:val="single" w:sz="4" w:space="0" w:color="000000"/>
              <w:right w:val="single" w:sz="4" w:space="0" w:color="000000"/>
            </w:tcBorders>
            <w:shd w:val="clear" w:color="auto" w:fill="auto"/>
            <w:vAlign w:val="center"/>
            <w:hideMark/>
          </w:tcPr>
          <w:p w14:paraId="5620DA8A"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1.331886</w:t>
            </w:r>
          </w:p>
        </w:tc>
        <w:tc>
          <w:tcPr>
            <w:tcW w:w="1179" w:type="dxa"/>
            <w:tcBorders>
              <w:top w:val="nil"/>
              <w:left w:val="nil"/>
              <w:bottom w:val="single" w:sz="4" w:space="0" w:color="000000"/>
              <w:right w:val="single" w:sz="4" w:space="0" w:color="000000"/>
            </w:tcBorders>
            <w:shd w:val="clear" w:color="auto" w:fill="auto"/>
            <w:vAlign w:val="center"/>
            <w:hideMark/>
          </w:tcPr>
          <w:p w14:paraId="456CB853"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0.7867687</w:t>
            </w:r>
          </w:p>
        </w:tc>
        <w:tc>
          <w:tcPr>
            <w:tcW w:w="972" w:type="dxa"/>
            <w:tcBorders>
              <w:top w:val="nil"/>
              <w:left w:val="nil"/>
              <w:bottom w:val="single" w:sz="4" w:space="0" w:color="000000"/>
              <w:right w:val="single" w:sz="4" w:space="0" w:color="000000"/>
            </w:tcBorders>
            <w:shd w:val="clear" w:color="auto" w:fill="auto"/>
            <w:vAlign w:val="center"/>
            <w:hideMark/>
          </w:tcPr>
          <w:p w14:paraId="76E819F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41394CC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w:t>
            </w:r>
          </w:p>
        </w:tc>
      </w:tr>
      <w:tr w:rsidR="005C1AFA" w:rsidRPr="00350A47" w14:paraId="6240F3C0"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0EBBAFB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Region</w:t>
            </w:r>
          </w:p>
        </w:tc>
        <w:tc>
          <w:tcPr>
            <w:tcW w:w="1597" w:type="dxa"/>
            <w:tcBorders>
              <w:top w:val="nil"/>
              <w:left w:val="nil"/>
              <w:bottom w:val="single" w:sz="4" w:space="0" w:color="000000"/>
              <w:right w:val="single" w:sz="4" w:space="0" w:color="000000"/>
            </w:tcBorders>
            <w:shd w:val="clear" w:color="auto" w:fill="auto"/>
            <w:vAlign w:val="center"/>
            <w:hideMark/>
          </w:tcPr>
          <w:p w14:paraId="5151A67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52,829</w:t>
            </w:r>
          </w:p>
        </w:tc>
        <w:tc>
          <w:tcPr>
            <w:tcW w:w="1041" w:type="dxa"/>
            <w:tcBorders>
              <w:top w:val="nil"/>
              <w:left w:val="nil"/>
              <w:bottom w:val="single" w:sz="4" w:space="0" w:color="000000"/>
              <w:right w:val="single" w:sz="4" w:space="0" w:color="000000"/>
            </w:tcBorders>
            <w:shd w:val="clear" w:color="auto" w:fill="auto"/>
            <w:vAlign w:val="center"/>
            <w:hideMark/>
          </w:tcPr>
          <w:p w14:paraId="446C4E5E"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2.678207</w:t>
            </w:r>
          </w:p>
        </w:tc>
        <w:tc>
          <w:tcPr>
            <w:tcW w:w="1179" w:type="dxa"/>
            <w:tcBorders>
              <w:top w:val="nil"/>
              <w:left w:val="nil"/>
              <w:bottom w:val="single" w:sz="4" w:space="0" w:color="000000"/>
              <w:right w:val="single" w:sz="4" w:space="0" w:color="000000"/>
            </w:tcBorders>
            <w:shd w:val="clear" w:color="auto" w:fill="auto"/>
            <w:vAlign w:val="center"/>
            <w:hideMark/>
          </w:tcPr>
          <w:p w14:paraId="0A0740E5"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1.005338</w:t>
            </w:r>
          </w:p>
        </w:tc>
        <w:tc>
          <w:tcPr>
            <w:tcW w:w="972" w:type="dxa"/>
            <w:tcBorders>
              <w:top w:val="nil"/>
              <w:left w:val="nil"/>
              <w:bottom w:val="single" w:sz="4" w:space="0" w:color="000000"/>
              <w:right w:val="single" w:sz="4" w:space="0" w:color="000000"/>
            </w:tcBorders>
            <w:shd w:val="clear" w:color="auto" w:fill="auto"/>
            <w:vAlign w:val="center"/>
            <w:hideMark/>
          </w:tcPr>
          <w:p w14:paraId="53515560"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c>
          <w:tcPr>
            <w:tcW w:w="972" w:type="dxa"/>
            <w:tcBorders>
              <w:top w:val="nil"/>
              <w:left w:val="nil"/>
              <w:bottom w:val="single" w:sz="4" w:space="0" w:color="000000"/>
              <w:right w:val="single" w:sz="4" w:space="0" w:color="000000"/>
            </w:tcBorders>
            <w:shd w:val="clear" w:color="auto" w:fill="auto"/>
            <w:vAlign w:val="center"/>
            <w:hideMark/>
          </w:tcPr>
          <w:p w14:paraId="724528F3"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4</w:t>
            </w:r>
          </w:p>
        </w:tc>
      </w:tr>
      <w:tr w:rsidR="005C1AFA" w:rsidRPr="00350A47" w14:paraId="6DE710CB"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70D40827"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Income</w:t>
            </w:r>
          </w:p>
        </w:tc>
        <w:tc>
          <w:tcPr>
            <w:tcW w:w="1597" w:type="dxa"/>
            <w:tcBorders>
              <w:top w:val="nil"/>
              <w:left w:val="nil"/>
              <w:bottom w:val="single" w:sz="4" w:space="0" w:color="000000"/>
              <w:right w:val="single" w:sz="4" w:space="0" w:color="000000"/>
            </w:tcBorders>
            <w:shd w:val="clear" w:color="auto" w:fill="auto"/>
            <w:vAlign w:val="center"/>
            <w:hideMark/>
          </w:tcPr>
          <w:p w14:paraId="1149C69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48,000</w:t>
            </w:r>
          </w:p>
        </w:tc>
        <w:tc>
          <w:tcPr>
            <w:tcW w:w="1041" w:type="dxa"/>
            <w:tcBorders>
              <w:top w:val="nil"/>
              <w:left w:val="nil"/>
              <w:bottom w:val="single" w:sz="4" w:space="0" w:color="000000"/>
              <w:right w:val="single" w:sz="4" w:space="0" w:color="000000"/>
            </w:tcBorders>
            <w:shd w:val="clear" w:color="auto" w:fill="auto"/>
            <w:vAlign w:val="center"/>
            <w:hideMark/>
          </w:tcPr>
          <w:p w14:paraId="5654639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3.053083</w:t>
            </w:r>
          </w:p>
        </w:tc>
        <w:tc>
          <w:tcPr>
            <w:tcW w:w="1179" w:type="dxa"/>
            <w:tcBorders>
              <w:top w:val="nil"/>
              <w:left w:val="nil"/>
              <w:bottom w:val="single" w:sz="4" w:space="0" w:color="000000"/>
              <w:right w:val="single" w:sz="4" w:space="0" w:color="000000"/>
            </w:tcBorders>
            <w:shd w:val="clear" w:color="auto" w:fill="auto"/>
            <w:vAlign w:val="center"/>
            <w:hideMark/>
          </w:tcPr>
          <w:p w14:paraId="7E7DCF20"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1.389639</w:t>
            </w:r>
          </w:p>
        </w:tc>
        <w:tc>
          <w:tcPr>
            <w:tcW w:w="972" w:type="dxa"/>
            <w:tcBorders>
              <w:top w:val="nil"/>
              <w:left w:val="nil"/>
              <w:bottom w:val="single" w:sz="4" w:space="0" w:color="000000"/>
              <w:right w:val="single" w:sz="4" w:space="0" w:color="000000"/>
            </w:tcBorders>
            <w:shd w:val="clear" w:color="auto" w:fill="auto"/>
            <w:vAlign w:val="center"/>
            <w:hideMark/>
          </w:tcPr>
          <w:p w14:paraId="3B800A11"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c>
          <w:tcPr>
            <w:tcW w:w="972" w:type="dxa"/>
            <w:tcBorders>
              <w:top w:val="nil"/>
              <w:left w:val="nil"/>
              <w:bottom w:val="single" w:sz="4" w:space="0" w:color="000000"/>
              <w:right w:val="single" w:sz="4" w:space="0" w:color="000000"/>
            </w:tcBorders>
            <w:shd w:val="clear" w:color="auto" w:fill="auto"/>
            <w:vAlign w:val="center"/>
            <w:hideMark/>
          </w:tcPr>
          <w:p w14:paraId="3A0F095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5</w:t>
            </w:r>
          </w:p>
        </w:tc>
      </w:tr>
      <w:tr w:rsidR="005C1AFA" w:rsidRPr="00350A47" w14:paraId="52DB0419"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547C3E0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Redistribution</w:t>
            </w:r>
          </w:p>
        </w:tc>
        <w:tc>
          <w:tcPr>
            <w:tcW w:w="1597" w:type="dxa"/>
            <w:tcBorders>
              <w:top w:val="nil"/>
              <w:left w:val="nil"/>
              <w:bottom w:val="single" w:sz="4" w:space="0" w:color="000000"/>
              <w:right w:val="single" w:sz="4" w:space="0" w:color="000000"/>
            </w:tcBorders>
            <w:shd w:val="clear" w:color="auto" w:fill="auto"/>
            <w:vAlign w:val="center"/>
            <w:hideMark/>
          </w:tcPr>
          <w:p w14:paraId="3D652767"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29,517</w:t>
            </w:r>
          </w:p>
        </w:tc>
        <w:tc>
          <w:tcPr>
            <w:tcW w:w="1041" w:type="dxa"/>
            <w:tcBorders>
              <w:top w:val="nil"/>
              <w:left w:val="nil"/>
              <w:bottom w:val="single" w:sz="4" w:space="0" w:color="000000"/>
              <w:right w:val="single" w:sz="4" w:space="0" w:color="000000"/>
            </w:tcBorders>
            <w:shd w:val="clear" w:color="auto" w:fill="auto"/>
            <w:vAlign w:val="center"/>
            <w:hideMark/>
          </w:tcPr>
          <w:p w14:paraId="6CA57A7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0.774367</w:t>
            </w:r>
          </w:p>
        </w:tc>
        <w:tc>
          <w:tcPr>
            <w:tcW w:w="1179" w:type="dxa"/>
            <w:tcBorders>
              <w:top w:val="nil"/>
              <w:left w:val="nil"/>
              <w:bottom w:val="single" w:sz="4" w:space="0" w:color="000000"/>
              <w:right w:val="single" w:sz="4" w:space="0" w:color="000000"/>
            </w:tcBorders>
            <w:shd w:val="clear" w:color="auto" w:fill="auto"/>
            <w:vAlign w:val="center"/>
            <w:hideMark/>
          </w:tcPr>
          <w:p w14:paraId="23586EE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0.2472087</w:t>
            </w:r>
          </w:p>
        </w:tc>
        <w:tc>
          <w:tcPr>
            <w:tcW w:w="972" w:type="dxa"/>
            <w:tcBorders>
              <w:top w:val="nil"/>
              <w:left w:val="nil"/>
              <w:bottom w:val="single" w:sz="4" w:space="0" w:color="000000"/>
              <w:right w:val="single" w:sz="4" w:space="0" w:color="000000"/>
            </w:tcBorders>
            <w:shd w:val="clear" w:color="auto" w:fill="auto"/>
            <w:vAlign w:val="center"/>
            <w:hideMark/>
          </w:tcPr>
          <w:p w14:paraId="12A3E3B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3462F197"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055750B4"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37390F8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Market Liberalism</w:t>
            </w:r>
          </w:p>
        </w:tc>
        <w:tc>
          <w:tcPr>
            <w:tcW w:w="1597" w:type="dxa"/>
            <w:tcBorders>
              <w:top w:val="nil"/>
              <w:left w:val="nil"/>
              <w:bottom w:val="single" w:sz="4" w:space="0" w:color="000000"/>
              <w:right w:val="single" w:sz="4" w:space="0" w:color="000000"/>
            </w:tcBorders>
            <w:shd w:val="clear" w:color="auto" w:fill="auto"/>
            <w:vAlign w:val="center"/>
            <w:hideMark/>
          </w:tcPr>
          <w:p w14:paraId="231626E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32,352</w:t>
            </w:r>
          </w:p>
        </w:tc>
        <w:tc>
          <w:tcPr>
            <w:tcW w:w="1041" w:type="dxa"/>
            <w:tcBorders>
              <w:top w:val="nil"/>
              <w:left w:val="nil"/>
              <w:bottom w:val="single" w:sz="4" w:space="0" w:color="000000"/>
              <w:right w:val="single" w:sz="4" w:space="0" w:color="000000"/>
            </w:tcBorders>
            <w:shd w:val="clear" w:color="auto" w:fill="auto"/>
            <w:vAlign w:val="center"/>
            <w:hideMark/>
          </w:tcPr>
          <w:p w14:paraId="23DE685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0.497624</w:t>
            </w:r>
          </w:p>
        </w:tc>
        <w:tc>
          <w:tcPr>
            <w:tcW w:w="1179" w:type="dxa"/>
            <w:tcBorders>
              <w:top w:val="nil"/>
              <w:left w:val="nil"/>
              <w:bottom w:val="single" w:sz="4" w:space="0" w:color="000000"/>
              <w:right w:val="single" w:sz="4" w:space="0" w:color="000000"/>
            </w:tcBorders>
            <w:shd w:val="clear" w:color="auto" w:fill="auto"/>
            <w:vAlign w:val="center"/>
            <w:hideMark/>
          </w:tcPr>
          <w:p w14:paraId="2655D34F"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0.2800456</w:t>
            </w:r>
          </w:p>
        </w:tc>
        <w:tc>
          <w:tcPr>
            <w:tcW w:w="972" w:type="dxa"/>
            <w:tcBorders>
              <w:top w:val="nil"/>
              <w:left w:val="nil"/>
              <w:bottom w:val="single" w:sz="4" w:space="0" w:color="000000"/>
              <w:right w:val="single" w:sz="4" w:space="0" w:color="000000"/>
            </w:tcBorders>
            <w:shd w:val="clear" w:color="auto" w:fill="auto"/>
            <w:vAlign w:val="center"/>
            <w:hideMark/>
          </w:tcPr>
          <w:p w14:paraId="4598414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7D0D6136"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1C6CF81D"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01BFB514"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Moral Traditionalism</w:t>
            </w:r>
          </w:p>
        </w:tc>
        <w:tc>
          <w:tcPr>
            <w:tcW w:w="1597" w:type="dxa"/>
            <w:tcBorders>
              <w:top w:val="nil"/>
              <w:left w:val="nil"/>
              <w:bottom w:val="single" w:sz="4" w:space="0" w:color="000000"/>
              <w:right w:val="single" w:sz="4" w:space="0" w:color="000000"/>
            </w:tcBorders>
            <w:shd w:val="clear" w:color="auto" w:fill="auto"/>
            <w:vAlign w:val="center"/>
            <w:hideMark/>
          </w:tcPr>
          <w:p w14:paraId="32926FC5"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33,729</w:t>
            </w:r>
          </w:p>
        </w:tc>
        <w:tc>
          <w:tcPr>
            <w:tcW w:w="1041" w:type="dxa"/>
            <w:tcBorders>
              <w:top w:val="nil"/>
              <w:left w:val="nil"/>
              <w:bottom w:val="single" w:sz="4" w:space="0" w:color="000000"/>
              <w:right w:val="single" w:sz="4" w:space="0" w:color="000000"/>
            </w:tcBorders>
            <w:shd w:val="clear" w:color="auto" w:fill="auto"/>
            <w:vAlign w:val="center"/>
            <w:hideMark/>
          </w:tcPr>
          <w:p w14:paraId="36D6B88E"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0.401253</w:t>
            </w:r>
          </w:p>
        </w:tc>
        <w:tc>
          <w:tcPr>
            <w:tcW w:w="1179" w:type="dxa"/>
            <w:tcBorders>
              <w:top w:val="nil"/>
              <w:left w:val="nil"/>
              <w:bottom w:val="single" w:sz="4" w:space="0" w:color="000000"/>
              <w:right w:val="single" w:sz="4" w:space="0" w:color="000000"/>
            </w:tcBorders>
            <w:shd w:val="clear" w:color="auto" w:fill="auto"/>
            <w:vAlign w:val="center"/>
            <w:hideMark/>
          </w:tcPr>
          <w:p w14:paraId="6672DDD9"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0.3249821</w:t>
            </w:r>
          </w:p>
        </w:tc>
        <w:tc>
          <w:tcPr>
            <w:tcW w:w="972" w:type="dxa"/>
            <w:tcBorders>
              <w:top w:val="nil"/>
              <w:left w:val="nil"/>
              <w:bottom w:val="single" w:sz="4" w:space="0" w:color="000000"/>
              <w:right w:val="single" w:sz="4" w:space="0" w:color="000000"/>
            </w:tcBorders>
            <w:shd w:val="clear" w:color="auto" w:fill="auto"/>
            <w:vAlign w:val="center"/>
            <w:hideMark/>
          </w:tcPr>
          <w:p w14:paraId="5FB5CBD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5C5AA4B1"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2E7628C0"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1B7733E6"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Immigration Rates</w:t>
            </w:r>
          </w:p>
        </w:tc>
        <w:tc>
          <w:tcPr>
            <w:tcW w:w="1597" w:type="dxa"/>
            <w:tcBorders>
              <w:top w:val="nil"/>
              <w:left w:val="nil"/>
              <w:bottom w:val="single" w:sz="4" w:space="0" w:color="000000"/>
              <w:right w:val="single" w:sz="4" w:space="0" w:color="000000"/>
            </w:tcBorders>
            <w:shd w:val="clear" w:color="auto" w:fill="auto"/>
            <w:vAlign w:val="center"/>
            <w:hideMark/>
          </w:tcPr>
          <w:p w14:paraId="470EBD5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34,754</w:t>
            </w:r>
          </w:p>
        </w:tc>
        <w:tc>
          <w:tcPr>
            <w:tcW w:w="1041" w:type="dxa"/>
            <w:tcBorders>
              <w:top w:val="nil"/>
              <w:left w:val="nil"/>
              <w:bottom w:val="single" w:sz="4" w:space="0" w:color="000000"/>
              <w:right w:val="single" w:sz="4" w:space="0" w:color="000000"/>
            </w:tcBorders>
            <w:shd w:val="clear" w:color="auto" w:fill="auto"/>
            <w:vAlign w:val="center"/>
            <w:hideMark/>
          </w:tcPr>
          <w:p w14:paraId="1B82BB0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0.584753</w:t>
            </w:r>
          </w:p>
        </w:tc>
        <w:tc>
          <w:tcPr>
            <w:tcW w:w="1179" w:type="dxa"/>
            <w:tcBorders>
              <w:top w:val="nil"/>
              <w:left w:val="nil"/>
              <w:bottom w:val="single" w:sz="4" w:space="0" w:color="000000"/>
              <w:right w:val="single" w:sz="4" w:space="0" w:color="000000"/>
            </w:tcBorders>
            <w:shd w:val="clear" w:color="auto" w:fill="auto"/>
            <w:vAlign w:val="center"/>
            <w:hideMark/>
          </w:tcPr>
          <w:p w14:paraId="014EB2A6"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0.3510003</w:t>
            </w:r>
          </w:p>
        </w:tc>
        <w:tc>
          <w:tcPr>
            <w:tcW w:w="972" w:type="dxa"/>
            <w:tcBorders>
              <w:top w:val="nil"/>
              <w:left w:val="nil"/>
              <w:bottom w:val="single" w:sz="4" w:space="0" w:color="000000"/>
              <w:right w:val="single" w:sz="4" w:space="0" w:color="000000"/>
            </w:tcBorders>
            <w:shd w:val="clear" w:color="auto" w:fill="auto"/>
            <w:vAlign w:val="center"/>
            <w:hideMark/>
          </w:tcPr>
          <w:p w14:paraId="43284460"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7AD3E7F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092162B7"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06060EB7"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NDP</w:t>
            </w:r>
          </w:p>
        </w:tc>
        <w:tc>
          <w:tcPr>
            <w:tcW w:w="1597" w:type="dxa"/>
            <w:tcBorders>
              <w:top w:val="nil"/>
              <w:left w:val="nil"/>
              <w:bottom w:val="single" w:sz="4" w:space="0" w:color="000000"/>
              <w:right w:val="single" w:sz="4" w:space="0" w:color="000000"/>
            </w:tcBorders>
            <w:shd w:val="clear" w:color="auto" w:fill="auto"/>
            <w:vAlign w:val="center"/>
            <w:hideMark/>
          </w:tcPr>
          <w:p w14:paraId="316F4877"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38,122</w:t>
            </w:r>
          </w:p>
        </w:tc>
        <w:tc>
          <w:tcPr>
            <w:tcW w:w="1041" w:type="dxa"/>
            <w:tcBorders>
              <w:top w:val="nil"/>
              <w:left w:val="nil"/>
              <w:bottom w:val="single" w:sz="4" w:space="0" w:color="000000"/>
              <w:right w:val="single" w:sz="4" w:space="0" w:color="000000"/>
            </w:tcBorders>
            <w:shd w:val="clear" w:color="auto" w:fill="auto"/>
            <w:vAlign w:val="center"/>
            <w:hideMark/>
          </w:tcPr>
          <w:p w14:paraId="153BC9B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0.163134</w:t>
            </w:r>
          </w:p>
        </w:tc>
        <w:tc>
          <w:tcPr>
            <w:tcW w:w="1179" w:type="dxa"/>
            <w:tcBorders>
              <w:top w:val="nil"/>
              <w:left w:val="nil"/>
              <w:bottom w:val="single" w:sz="4" w:space="0" w:color="000000"/>
              <w:right w:val="single" w:sz="4" w:space="0" w:color="000000"/>
            </w:tcBorders>
            <w:shd w:val="clear" w:color="auto" w:fill="auto"/>
            <w:vAlign w:val="center"/>
            <w:hideMark/>
          </w:tcPr>
          <w:p w14:paraId="31B6F63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0.3694929</w:t>
            </w:r>
          </w:p>
        </w:tc>
        <w:tc>
          <w:tcPr>
            <w:tcW w:w="972" w:type="dxa"/>
            <w:tcBorders>
              <w:top w:val="nil"/>
              <w:left w:val="nil"/>
              <w:bottom w:val="single" w:sz="4" w:space="0" w:color="000000"/>
              <w:right w:val="single" w:sz="4" w:space="0" w:color="000000"/>
            </w:tcBorders>
            <w:shd w:val="clear" w:color="auto" w:fill="auto"/>
            <w:vAlign w:val="center"/>
            <w:hideMark/>
          </w:tcPr>
          <w:p w14:paraId="5311137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5124BAD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691B147A"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60D4C35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Liberal</w:t>
            </w:r>
          </w:p>
        </w:tc>
        <w:tc>
          <w:tcPr>
            <w:tcW w:w="1597" w:type="dxa"/>
            <w:tcBorders>
              <w:top w:val="nil"/>
              <w:left w:val="nil"/>
              <w:bottom w:val="single" w:sz="4" w:space="0" w:color="000000"/>
              <w:right w:val="single" w:sz="4" w:space="0" w:color="000000"/>
            </w:tcBorders>
            <w:shd w:val="clear" w:color="auto" w:fill="auto"/>
            <w:vAlign w:val="center"/>
            <w:hideMark/>
          </w:tcPr>
          <w:p w14:paraId="5D560D8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38,122</w:t>
            </w:r>
          </w:p>
        </w:tc>
        <w:tc>
          <w:tcPr>
            <w:tcW w:w="1041" w:type="dxa"/>
            <w:tcBorders>
              <w:top w:val="nil"/>
              <w:left w:val="nil"/>
              <w:bottom w:val="single" w:sz="4" w:space="0" w:color="000000"/>
              <w:right w:val="single" w:sz="4" w:space="0" w:color="000000"/>
            </w:tcBorders>
            <w:shd w:val="clear" w:color="auto" w:fill="auto"/>
            <w:vAlign w:val="center"/>
            <w:hideMark/>
          </w:tcPr>
          <w:p w14:paraId="4951239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0.362284</w:t>
            </w:r>
          </w:p>
        </w:tc>
        <w:tc>
          <w:tcPr>
            <w:tcW w:w="1179" w:type="dxa"/>
            <w:tcBorders>
              <w:top w:val="nil"/>
              <w:left w:val="nil"/>
              <w:bottom w:val="single" w:sz="4" w:space="0" w:color="000000"/>
              <w:right w:val="single" w:sz="4" w:space="0" w:color="000000"/>
            </w:tcBorders>
            <w:shd w:val="clear" w:color="auto" w:fill="auto"/>
            <w:vAlign w:val="center"/>
            <w:hideMark/>
          </w:tcPr>
          <w:p w14:paraId="48CE6EB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0.4806667</w:t>
            </w:r>
          </w:p>
        </w:tc>
        <w:tc>
          <w:tcPr>
            <w:tcW w:w="972" w:type="dxa"/>
            <w:tcBorders>
              <w:top w:val="nil"/>
              <w:left w:val="nil"/>
              <w:bottom w:val="single" w:sz="4" w:space="0" w:color="000000"/>
              <w:right w:val="single" w:sz="4" w:space="0" w:color="000000"/>
            </w:tcBorders>
            <w:shd w:val="clear" w:color="auto" w:fill="auto"/>
            <w:vAlign w:val="center"/>
            <w:hideMark/>
          </w:tcPr>
          <w:p w14:paraId="327ADBD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2E50B421"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3593F8DD"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4EED78E4"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Conservative</w:t>
            </w:r>
          </w:p>
        </w:tc>
        <w:tc>
          <w:tcPr>
            <w:tcW w:w="1597" w:type="dxa"/>
            <w:tcBorders>
              <w:top w:val="nil"/>
              <w:left w:val="nil"/>
              <w:bottom w:val="single" w:sz="4" w:space="0" w:color="000000"/>
              <w:right w:val="single" w:sz="4" w:space="0" w:color="000000"/>
            </w:tcBorders>
            <w:shd w:val="clear" w:color="auto" w:fill="auto"/>
            <w:vAlign w:val="center"/>
            <w:hideMark/>
          </w:tcPr>
          <w:p w14:paraId="0743A43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38,122</w:t>
            </w:r>
          </w:p>
        </w:tc>
        <w:tc>
          <w:tcPr>
            <w:tcW w:w="1041" w:type="dxa"/>
            <w:tcBorders>
              <w:top w:val="nil"/>
              <w:left w:val="nil"/>
              <w:bottom w:val="single" w:sz="4" w:space="0" w:color="000000"/>
              <w:right w:val="single" w:sz="4" w:space="0" w:color="000000"/>
            </w:tcBorders>
            <w:shd w:val="clear" w:color="auto" w:fill="auto"/>
            <w:vAlign w:val="center"/>
            <w:hideMark/>
          </w:tcPr>
          <w:p w14:paraId="490070B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0.374141</w:t>
            </w:r>
          </w:p>
        </w:tc>
        <w:tc>
          <w:tcPr>
            <w:tcW w:w="1179" w:type="dxa"/>
            <w:tcBorders>
              <w:top w:val="nil"/>
              <w:left w:val="nil"/>
              <w:bottom w:val="single" w:sz="4" w:space="0" w:color="000000"/>
              <w:right w:val="single" w:sz="4" w:space="0" w:color="000000"/>
            </w:tcBorders>
            <w:shd w:val="clear" w:color="auto" w:fill="auto"/>
            <w:vAlign w:val="center"/>
            <w:hideMark/>
          </w:tcPr>
          <w:p w14:paraId="30F1951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0.4839066</w:t>
            </w:r>
          </w:p>
        </w:tc>
        <w:tc>
          <w:tcPr>
            <w:tcW w:w="972" w:type="dxa"/>
            <w:tcBorders>
              <w:top w:val="nil"/>
              <w:left w:val="nil"/>
              <w:bottom w:val="single" w:sz="4" w:space="0" w:color="000000"/>
              <w:right w:val="single" w:sz="4" w:space="0" w:color="000000"/>
            </w:tcBorders>
            <w:shd w:val="clear" w:color="auto" w:fill="auto"/>
            <w:vAlign w:val="center"/>
            <w:hideMark/>
          </w:tcPr>
          <w:p w14:paraId="3EF1876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52E4FB92"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r w:rsidR="005C1AFA" w:rsidRPr="00350A47" w14:paraId="01FDE47D" w14:textId="77777777" w:rsidTr="00B0105C">
        <w:trPr>
          <w:trHeight w:val="300"/>
        </w:trPr>
        <w:tc>
          <w:tcPr>
            <w:tcW w:w="2399" w:type="dxa"/>
            <w:tcBorders>
              <w:top w:val="nil"/>
              <w:left w:val="single" w:sz="4" w:space="0" w:color="000000"/>
              <w:bottom w:val="single" w:sz="4" w:space="0" w:color="000000"/>
              <w:right w:val="single" w:sz="4" w:space="0" w:color="000000"/>
            </w:tcBorders>
            <w:shd w:val="clear" w:color="auto" w:fill="auto"/>
            <w:vAlign w:val="center"/>
            <w:hideMark/>
          </w:tcPr>
          <w:p w14:paraId="08BF148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Bloc</w:t>
            </w:r>
          </w:p>
        </w:tc>
        <w:tc>
          <w:tcPr>
            <w:tcW w:w="1597" w:type="dxa"/>
            <w:tcBorders>
              <w:top w:val="nil"/>
              <w:left w:val="nil"/>
              <w:bottom w:val="single" w:sz="4" w:space="0" w:color="000000"/>
              <w:right w:val="single" w:sz="4" w:space="0" w:color="000000"/>
            </w:tcBorders>
            <w:shd w:val="clear" w:color="auto" w:fill="auto"/>
            <w:vAlign w:val="center"/>
            <w:hideMark/>
          </w:tcPr>
          <w:p w14:paraId="258405AB"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38,122</w:t>
            </w:r>
          </w:p>
        </w:tc>
        <w:tc>
          <w:tcPr>
            <w:tcW w:w="1041" w:type="dxa"/>
            <w:tcBorders>
              <w:top w:val="nil"/>
              <w:left w:val="nil"/>
              <w:bottom w:val="single" w:sz="4" w:space="0" w:color="000000"/>
              <w:right w:val="single" w:sz="4" w:space="0" w:color="000000"/>
            </w:tcBorders>
            <w:shd w:val="clear" w:color="auto" w:fill="auto"/>
            <w:vAlign w:val="center"/>
            <w:hideMark/>
          </w:tcPr>
          <w:p w14:paraId="54DA3D8C"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0.053775</w:t>
            </w:r>
          </w:p>
        </w:tc>
        <w:tc>
          <w:tcPr>
            <w:tcW w:w="1179" w:type="dxa"/>
            <w:tcBorders>
              <w:top w:val="nil"/>
              <w:left w:val="nil"/>
              <w:bottom w:val="single" w:sz="4" w:space="0" w:color="000000"/>
              <w:right w:val="single" w:sz="4" w:space="0" w:color="000000"/>
            </w:tcBorders>
            <w:shd w:val="clear" w:color="auto" w:fill="auto"/>
            <w:vAlign w:val="center"/>
            <w:hideMark/>
          </w:tcPr>
          <w:p w14:paraId="53780830"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0.2255756</w:t>
            </w:r>
          </w:p>
        </w:tc>
        <w:tc>
          <w:tcPr>
            <w:tcW w:w="972" w:type="dxa"/>
            <w:tcBorders>
              <w:top w:val="nil"/>
              <w:left w:val="nil"/>
              <w:bottom w:val="single" w:sz="4" w:space="0" w:color="000000"/>
              <w:right w:val="single" w:sz="4" w:space="0" w:color="000000"/>
            </w:tcBorders>
            <w:shd w:val="clear" w:color="auto" w:fill="auto"/>
            <w:vAlign w:val="center"/>
            <w:hideMark/>
          </w:tcPr>
          <w:p w14:paraId="3EDEFB98"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0</w:t>
            </w:r>
          </w:p>
        </w:tc>
        <w:tc>
          <w:tcPr>
            <w:tcW w:w="972" w:type="dxa"/>
            <w:tcBorders>
              <w:top w:val="nil"/>
              <w:left w:val="nil"/>
              <w:bottom w:val="single" w:sz="4" w:space="0" w:color="000000"/>
              <w:right w:val="single" w:sz="4" w:space="0" w:color="000000"/>
            </w:tcBorders>
            <w:shd w:val="clear" w:color="auto" w:fill="auto"/>
            <w:vAlign w:val="center"/>
            <w:hideMark/>
          </w:tcPr>
          <w:p w14:paraId="0B66CE1D" w14:textId="77777777" w:rsidR="00CE403F" w:rsidRPr="00B0105C" w:rsidRDefault="00CE403F" w:rsidP="00564AEA">
            <w:pPr>
              <w:jc w:val="both"/>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1</w:t>
            </w:r>
          </w:p>
        </w:tc>
      </w:tr>
    </w:tbl>
    <w:p w14:paraId="676B32F4" w14:textId="77777777" w:rsidR="00CE403F" w:rsidRPr="005875AB" w:rsidRDefault="00CE403F" w:rsidP="00564AEA">
      <w:pPr>
        <w:jc w:val="both"/>
        <w:rPr>
          <w:rFonts w:ascii="Times New Roman" w:hAnsi="Times New Roman" w:cs="Times New Roman"/>
          <w:b/>
        </w:rPr>
      </w:pPr>
    </w:p>
    <w:p w14:paraId="168EAFE8" w14:textId="77777777" w:rsidR="00CE403F" w:rsidRPr="005875AB" w:rsidRDefault="00CE403F" w:rsidP="00564AEA">
      <w:pPr>
        <w:jc w:val="both"/>
        <w:rPr>
          <w:rFonts w:ascii="Times New Roman" w:hAnsi="Times New Roman" w:cs="Times New Roman"/>
          <w:b/>
        </w:rPr>
      </w:pPr>
    </w:p>
    <w:p w14:paraId="7AFF207C" w14:textId="77777777" w:rsidR="00CE403F" w:rsidRPr="005875AB" w:rsidRDefault="00CE403F" w:rsidP="00564AEA">
      <w:pPr>
        <w:jc w:val="both"/>
        <w:rPr>
          <w:rFonts w:ascii="Times New Roman" w:hAnsi="Times New Roman" w:cs="Times New Roman"/>
          <w:b/>
        </w:rPr>
      </w:pPr>
    </w:p>
    <w:p w14:paraId="288E20A5" w14:textId="77777777" w:rsidR="00CE403F" w:rsidRPr="005875AB" w:rsidRDefault="00CE403F" w:rsidP="00564AEA">
      <w:pPr>
        <w:jc w:val="both"/>
        <w:rPr>
          <w:rFonts w:ascii="Times New Roman" w:hAnsi="Times New Roman" w:cs="Times New Roman"/>
          <w:b/>
        </w:rPr>
      </w:pPr>
    </w:p>
    <w:p w14:paraId="6F872D7C" w14:textId="77777777" w:rsidR="00CE403F" w:rsidRPr="005875AB" w:rsidRDefault="00CE403F" w:rsidP="00564AEA">
      <w:pPr>
        <w:jc w:val="both"/>
        <w:rPr>
          <w:rFonts w:ascii="Times New Roman" w:hAnsi="Times New Roman" w:cs="Times New Roman"/>
          <w:b/>
        </w:rPr>
      </w:pPr>
    </w:p>
    <w:p w14:paraId="2FE8DC31" w14:textId="77777777" w:rsidR="00CE403F" w:rsidRPr="005875AB" w:rsidRDefault="00CE403F" w:rsidP="00564AEA">
      <w:pPr>
        <w:jc w:val="both"/>
        <w:rPr>
          <w:rFonts w:ascii="Times New Roman" w:hAnsi="Times New Roman" w:cs="Times New Roman"/>
          <w:b/>
        </w:rPr>
      </w:pPr>
    </w:p>
    <w:p w14:paraId="13541E3E" w14:textId="77777777" w:rsidR="00CE403F" w:rsidRPr="00564AEA" w:rsidRDefault="00CE403F" w:rsidP="00564AEA">
      <w:pPr>
        <w:jc w:val="both"/>
        <w:rPr>
          <w:rFonts w:ascii="Times New Roman" w:hAnsi="Times New Roman" w:cs="Times New Roman"/>
        </w:rPr>
      </w:pPr>
    </w:p>
    <w:p w14:paraId="1D18ED38" w14:textId="77777777" w:rsidR="00CE403F" w:rsidRPr="00564AEA" w:rsidRDefault="00CE403F" w:rsidP="00564AEA">
      <w:pPr>
        <w:jc w:val="both"/>
        <w:rPr>
          <w:rFonts w:ascii="Times New Roman" w:hAnsi="Times New Roman" w:cs="Times New Roman"/>
        </w:rPr>
      </w:pPr>
    </w:p>
    <w:p w14:paraId="605135C3" w14:textId="77777777" w:rsidR="00CE403F" w:rsidRPr="00564AEA" w:rsidRDefault="00CE403F" w:rsidP="00564AEA">
      <w:pPr>
        <w:jc w:val="both"/>
        <w:rPr>
          <w:rFonts w:ascii="Times New Roman" w:hAnsi="Times New Roman" w:cs="Times New Roman"/>
        </w:rPr>
      </w:pPr>
    </w:p>
    <w:p w14:paraId="2688716D" w14:textId="77777777" w:rsidR="00CE403F" w:rsidRPr="00564AEA" w:rsidRDefault="00CE403F" w:rsidP="00564AEA">
      <w:pPr>
        <w:jc w:val="both"/>
        <w:rPr>
          <w:rFonts w:ascii="Times New Roman" w:hAnsi="Times New Roman" w:cs="Times New Roman"/>
        </w:rPr>
      </w:pPr>
    </w:p>
    <w:p w14:paraId="5B74388A" w14:textId="77777777" w:rsidR="00CE403F" w:rsidRPr="00564AEA" w:rsidRDefault="00CE403F" w:rsidP="00564AEA">
      <w:pPr>
        <w:jc w:val="both"/>
        <w:rPr>
          <w:rFonts w:ascii="Times New Roman" w:hAnsi="Times New Roman" w:cs="Times New Roman"/>
        </w:rPr>
      </w:pPr>
    </w:p>
    <w:p w14:paraId="14A9ED16" w14:textId="77777777" w:rsidR="00CE403F" w:rsidRPr="00564AEA" w:rsidRDefault="00CE403F" w:rsidP="00564AEA">
      <w:pPr>
        <w:jc w:val="both"/>
        <w:rPr>
          <w:rFonts w:ascii="Times New Roman" w:hAnsi="Times New Roman" w:cs="Times New Roman"/>
        </w:rPr>
      </w:pPr>
    </w:p>
    <w:p w14:paraId="55F92E7F" w14:textId="77777777" w:rsidR="00CE403F" w:rsidRPr="00564AEA" w:rsidRDefault="00CE403F" w:rsidP="00564AEA">
      <w:pPr>
        <w:jc w:val="both"/>
        <w:rPr>
          <w:rFonts w:ascii="Times New Roman" w:hAnsi="Times New Roman" w:cs="Times New Roman"/>
        </w:rPr>
      </w:pPr>
    </w:p>
    <w:p w14:paraId="53799F3E" w14:textId="77777777" w:rsidR="00CE403F" w:rsidRPr="00564AEA" w:rsidRDefault="00CE403F" w:rsidP="00564AEA">
      <w:pPr>
        <w:jc w:val="both"/>
        <w:rPr>
          <w:rFonts w:ascii="Times New Roman" w:hAnsi="Times New Roman" w:cs="Times New Roman"/>
        </w:rPr>
      </w:pPr>
    </w:p>
    <w:p w14:paraId="7BDEF6F2" w14:textId="77777777" w:rsidR="00CE403F" w:rsidRPr="00564AEA" w:rsidRDefault="00CE403F" w:rsidP="00564AEA">
      <w:pPr>
        <w:jc w:val="both"/>
        <w:rPr>
          <w:rFonts w:ascii="Times New Roman" w:hAnsi="Times New Roman" w:cs="Times New Roman"/>
        </w:rPr>
      </w:pPr>
    </w:p>
    <w:p w14:paraId="33B4918F" w14:textId="77777777" w:rsidR="00CE403F" w:rsidRPr="00564AEA" w:rsidRDefault="00CE403F" w:rsidP="00564AEA">
      <w:pPr>
        <w:jc w:val="both"/>
        <w:rPr>
          <w:rFonts w:ascii="Times New Roman" w:hAnsi="Times New Roman" w:cs="Times New Roman"/>
        </w:rPr>
      </w:pPr>
    </w:p>
    <w:p w14:paraId="3140E74D" w14:textId="77777777" w:rsidR="00CE403F" w:rsidRPr="00564AEA" w:rsidRDefault="00CE403F" w:rsidP="00564AEA">
      <w:pPr>
        <w:jc w:val="both"/>
        <w:rPr>
          <w:rFonts w:ascii="Times New Roman" w:hAnsi="Times New Roman" w:cs="Times New Roman"/>
        </w:rPr>
      </w:pPr>
    </w:p>
    <w:p w14:paraId="21F65256" w14:textId="7405E763" w:rsidR="00CE403F" w:rsidRDefault="00CE403F" w:rsidP="00564AEA">
      <w:pPr>
        <w:jc w:val="both"/>
        <w:rPr>
          <w:ins w:id="849" w:author="Polacko, Matt (2017)" w:date="2022-05-26T16:42:00Z"/>
          <w:rFonts w:ascii="Times New Roman" w:hAnsi="Times New Roman" w:cs="Times New Roman"/>
        </w:rPr>
      </w:pPr>
    </w:p>
    <w:p w14:paraId="218AA60C" w14:textId="55BCB871" w:rsidR="0035726C" w:rsidRDefault="0035726C" w:rsidP="00564AEA">
      <w:pPr>
        <w:jc w:val="both"/>
        <w:rPr>
          <w:ins w:id="850" w:author="Polacko, Matt (2017)" w:date="2022-05-26T16:42:00Z"/>
          <w:rFonts w:ascii="Times New Roman" w:hAnsi="Times New Roman" w:cs="Times New Roman"/>
        </w:rPr>
      </w:pPr>
    </w:p>
    <w:p w14:paraId="43FCB57F" w14:textId="163DA515" w:rsidR="0035726C" w:rsidRDefault="0035726C" w:rsidP="00564AEA">
      <w:pPr>
        <w:jc w:val="both"/>
        <w:rPr>
          <w:ins w:id="851" w:author="Polacko, Matt (2017)" w:date="2022-05-26T16:42:00Z"/>
          <w:rFonts w:ascii="Times New Roman" w:hAnsi="Times New Roman" w:cs="Times New Roman"/>
        </w:rPr>
      </w:pPr>
    </w:p>
    <w:p w14:paraId="55F2D066" w14:textId="189D9C1A" w:rsidR="0035726C" w:rsidRDefault="0035726C" w:rsidP="00564AEA">
      <w:pPr>
        <w:jc w:val="both"/>
        <w:rPr>
          <w:ins w:id="852" w:author="Polacko, Matt (2017)" w:date="2022-05-26T16:42:00Z"/>
          <w:rFonts w:ascii="Times New Roman" w:hAnsi="Times New Roman" w:cs="Times New Roman"/>
        </w:rPr>
      </w:pPr>
    </w:p>
    <w:p w14:paraId="717A5DA5" w14:textId="7C2B6EB1" w:rsidR="0035726C" w:rsidRDefault="0035726C" w:rsidP="00564AEA">
      <w:pPr>
        <w:jc w:val="both"/>
        <w:rPr>
          <w:ins w:id="853" w:author="Polacko, Matt (2017)" w:date="2022-05-26T16:42:00Z"/>
          <w:rFonts w:ascii="Times New Roman" w:hAnsi="Times New Roman" w:cs="Times New Roman"/>
        </w:rPr>
      </w:pPr>
    </w:p>
    <w:p w14:paraId="29427A2F" w14:textId="2CEB9501" w:rsidR="0035726C" w:rsidRDefault="0035726C" w:rsidP="00564AEA">
      <w:pPr>
        <w:jc w:val="both"/>
        <w:rPr>
          <w:ins w:id="854" w:author="Polacko, Matt (2017)" w:date="2022-05-26T16:42:00Z"/>
          <w:rFonts w:ascii="Times New Roman" w:hAnsi="Times New Roman" w:cs="Times New Roman"/>
        </w:rPr>
      </w:pPr>
    </w:p>
    <w:p w14:paraId="64C011EA" w14:textId="77777777" w:rsidR="0035726C" w:rsidRPr="00564AEA" w:rsidRDefault="0035726C" w:rsidP="00564AEA">
      <w:pPr>
        <w:jc w:val="both"/>
        <w:rPr>
          <w:ins w:id="855" w:author="Matt Polacko" w:date="2022-05-27T10:53:00Z"/>
          <w:rFonts w:ascii="Times New Roman" w:hAnsi="Times New Roman" w:cs="Times New Roman"/>
        </w:rPr>
      </w:pPr>
    </w:p>
    <w:p w14:paraId="01C16D29" w14:textId="77777777" w:rsidR="00CE403F" w:rsidRPr="00564AEA" w:rsidRDefault="00CE403F" w:rsidP="00564AEA">
      <w:pPr>
        <w:jc w:val="both"/>
        <w:rPr>
          <w:rFonts w:ascii="Times New Roman" w:hAnsi="Times New Roman" w:cs="Times New Roman"/>
        </w:rPr>
      </w:pPr>
    </w:p>
    <w:p w14:paraId="74856F0B" w14:textId="77777777" w:rsidR="00CE403F" w:rsidRPr="00564AEA" w:rsidRDefault="00CE403F" w:rsidP="00564AEA">
      <w:pPr>
        <w:jc w:val="both"/>
        <w:rPr>
          <w:rFonts w:ascii="Times New Roman" w:hAnsi="Times New Roman" w:cs="Times New Roman"/>
        </w:rPr>
      </w:pPr>
    </w:p>
    <w:p w14:paraId="1EB24C05" w14:textId="77777777" w:rsidR="00CE403F" w:rsidRPr="005875AB" w:rsidRDefault="00CE403F" w:rsidP="00564AEA">
      <w:pPr>
        <w:jc w:val="both"/>
        <w:rPr>
          <w:rFonts w:ascii="Times New Roman" w:hAnsi="Times New Roman" w:cs="Times New Roman"/>
          <w:b/>
        </w:rPr>
      </w:pPr>
      <w:r w:rsidRPr="005875AB">
        <w:rPr>
          <w:rFonts w:ascii="Times New Roman" w:hAnsi="Times New Roman" w:cs="Times New Roman"/>
          <w:b/>
        </w:rPr>
        <w:lastRenderedPageBreak/>
        <w:t>A2</w:t>
      </w:r>
      <w:r w:rsidRPr="005875AB">
        <w:rPr>
          <w:rFonts w:ascii="Times New Roman" w:hAnsi="Times New Roman" w:cs="Times New Roman"/>
          <w:b/>
        </w:rPr>
        <w:tab/>
        <w:t>Attitudinal Policy Variable Questions</w:t>
      </w:r>
    </w:p>
    <w:p w14:paraId="391B16DC" w14:textId="77777777" w:rsidR="00CE403F" w:rsidRPr="005875AB" w:rsidRDefault="00CE403F" w:rsidP="00564AEA">
      <w:pPr>
        <w:jc w:val="both"/>
        <w:rPr>
          <w:rFonts w:ascii="Times New Roman" w:hAnsi="Times New Roman" w:cs="Times New Roman"/>
          <w:b/>
        </w:rPr>
      </w:pPr>
    </w:p>
    <w:tbl>
      <w:tblPr>
        <w:tblW w:w="9209" w:type="dxa"/>
        <w:tblLook w:val="04A0" w:firstRow="1" w:lastRow="0" w:firstColumn="1" w:lastColumn="0" w:noHBand="0" w:noVBand="1"/>
      </w:tblPr>
      <w:tblGrid>
        <w:gridCol w:w="1696"/>
        <w:gridCol w:w="6096"/>
        <w:gridCol w:w="1417"/>
      </w:tblGrid>
      <w:tr w:rsidR="00BF0935" w:rsidRPr="00350A47" w14:paraId="37F4E43A"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6B7D3C02" w14:textId="77777777" w:rsidR="00BF0935" w:rsidRPr="00B0105C" w:rsidRDefault="00BF0935" w:rsidP="001B6B74">
            <w:pPr>
              <w:jc w:val="center"/>
              <w:rPr>
                <w:rFonts w:ascii="Times New Roman" w:hAnsi="Times New Roman" w:cs="Times New Roman"/>
                <w:bCs/>
                <w:sz w:val="22"/>
                <w:szCs w:val="22"/>
              </w:rPr>
            </w:pPr>
            <w:r w:rsidRPr="00B0105C">
              <w:rPr>
                <w:rFonts w:ascii="Times New Roman" w:hAnsi="Times New Roman" w:cs="Times New Roman"/>
                <w:bCs/>
                <w:sz w:val="22"/>
                <w:szCs w:val="22"/>
              </w:rPr>
              <w:t>Variable</w:t>
            </w:r>
          </w:p>
        </w:tc>
        <w:tc>
          <w:tcPr>
            <w:tcW w:w="6096" w:type="dxa"/>
            <w:tcBorders>
              <w:top w:val="single" w:sz="4" w:space="0" w:color="auto"/>
              <w:left w:val="single" w:sz="4" w:space="0" w:color="auto"/>
              <w:bottom w:val="single" w:sz="4" w:space="0" w:color="auto"/>
              <w:right w:val="single" w:sz="4" w:space="0" w:color="auto"/>
            </w:tcBorders>
          </w:tcPr>
          <w:p w14:paraId="3E7403F3" w14:textId="77777777" w:rsidR="00BF0935" w:rsidRPr="00B0105C" w:rsidRDefault="00BF0935" w:rsidP="001B6B74">
            <w:pPr>
              <w:jc w:val="center"/>
              <w:rPr>
                <w:rFonts w:ascii="Times New Roman" w:hAnsi="Times New Roman" w:cs="Times New Roman"/>
                <w:bCs/>
                <w:sz w:val="22"/>
                <w:szCs w:val="22"/>
              </w:rPr>
            </w:pPr>
            <w:r w:rsidRPr="00B0105C">
              <w:rPr>
                <w:rFonts w:ascii="Times New Roman" w:hAnsi="Times New Roman" w:cs="Times New Roman"/>
                <w:bCs/>
                <w:sz w:val="22"/>
                <w:szCs w:val="22"/>
              </w:rPr>
              <w:t>Question(s)</w:t>
            </w:r>
          </w:p>
        </w:tc>
        <w:tc>
          <w:tcPr>
            <w:tcW w:w="1417" w:type="dxa"/>
            <w:tcBorders>
              <w:top w:val="single" w:sz="4" w:space="0" w:color="auto"/>
              <w:left w:val="single" w:sz="4" w:space="0" w:color="auto"/>
              <w:bottom w:val="single" w:sz="4" w:space="0" w:color="auto"/>
              <w:right w:val="single" w:sz="4" w:space="0" w:color="auto"/>
            </w:tcBorders>
          </w:tcPr>
          <w:p w14:paraId="03C8586C" w14:textId="77777777" w:rsidR="00BF0935" w:rsidRPr="00B0105C" w:rsidRDefault="00BF0935" w:rsidP="001B6B74">
            <w:pPr>
              <w:jc w:val="center"/>
              <w:rPr>
                <w:rFonts w:ascii="Times New Roman" w:hAnsi="Times New Roman" w:cs="Times New Roman"/>
                <w:bCs/>
                <w:sz w:val="22"/>
                <w:szCs w:val="22"/>
              </w:rPr>
            </w:pPr>
            <w:r w:rsidRPr="00B0105C">
              <w:rPr>
                <w:rFonts w:ascii="Times New Roman" w:hAnsi="Times New Roman" w:cs="Times New Roman"/>
                <w:bCs/>
                <w:sz w:val="22"/>
                <w:szCs w:val="22"/>
              </w:rPr>
              <w:t>Year(s)</w:t>
            </w:r>
          </w:p>
        </w:tc>
      </w:tr>
      <w:tr w:rsidR="00BF0935" w:rsidRPr="00350A47" w14:paraId="5EC4EF38"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48E4595D"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Market Liberalism</w:t>
            </w:r>
          </w:p>
        </w:tc>
        <w:tc>
          <w:tcPr>
            <w:tcW w:w="6096" w:type="dxa"/>
            <w:tcBorders>
              <w:top w:val="single" w:sz="4" w:space="0" w:color="auto"/>
              <w:left w:val="single" w:sz="4" w:space="0" w:color="auto"/>
              <w:bottom w:val="single" w:sz="4" w:space="0" w:color="auto"/>
              <w:right w:val="single" w:sz="4" w:space="0" w:color="auto"/>
            </w:tcBorders>
          </w:tcPr>
          <w:p w14:paraId="7B452BE2" w14:textId="417B10A5" w:rsidR="004A1002" w:rsidRPr="00B0105C" w:rsidRDefault="00BF0935" w:rsidP="004A1002">
            <w:pPr>
              <w:pStyle w:val="ListParagraph"/>
              <w:numPr>
                <w:ilvl w:val="0"/>
                <w:numId w:val="2"/>
              </w:numPr>
              <w:rPr>
                <w:rFonts w:ascii="Times New Roman" w:hAnsi="Times New Roman" w:cs="Times New Roman"/>
                <w:bCs/>
                <w:sz w:val="22"/>
                <w:szCs w:val="22"/>
              </w:rPr>
            </w:pPr>
            <w:r w:rsidRPr="00B0105C">
              <w:rPr>
                <w:rFonts w:ascii="Times New Roman" w:hAnsi="Times New Roman" w:cs="Times New Roman"/>
                <w:bCs/>
                <w:sz w:val="22"/>
                <w:szCs w:val="22"/>
              </w:rPr>
              <w:t>Government should leave it entirely to the private sector to create jobs.</w:t>
            </w:r>
          </w:p>
        </w:tc>
        <w:tc>
          <w:tcPr>
            <w:tcW w:w="1417" w:type="dxa"/>
            <w:tcBorders>
              <w:top w:val="single" w:sz="4" w:space="0" w:color="auto"/>
              <w:left w:val="single" w:sz="4" w:space="0" w:color="auto"/>
              <w:bottom w:val="single" w:sz="4" w:space="0" w:color="auto"/>
              <w:right w:val="single" w:sz="4" w:space="0" w:color="auto"/>
            </w:tcBorders>
          </w:tcPr>
          <w:p w14:paraId="27B17AE8"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1993–2019</w:t>
            </w:r>
          </w:p>
        </w:tc>
      </w:tr>
      <w:tr w:rsidR="00BF0935" w:rsidRPr="00350A47" w14:paraId="694BE2D3"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441A287C" w14:textId="77777777" w:rsidR="00BF0935" w:rsidRPr="00B0105C" w:rsidRDefault="00BF0935" w:rsidP="00564AEA">
            <w:pPr>
              <w:rPr>
                <w:rFonts w:ascii="Times New Roman" w:hAnsi="Times New Roman" w:cs="Times New Roman"/>
                <w:bCs/>
                <w:sz w:val="22"/>
                <w:szCs w:val="22"/>
              </w:rPr>
            </w:pPr>
          </w:p>
        </w:tc>
        <w:tc>
          <w:tcPr>
            <w:tcW w:w="6096" w:type="dxa"/>
            <w:tcBorders>
              <w:top w:val="single" w:sz="4" w:space="0" w:color="auto"/>
              <w:left w:val="single" w:sz="4" w:space="0" w:color="auto"/>
              <w:bottom w:val="single" w:sz="4" w:space="0" w:color="auto"/>
              <w:right w:val="single" w:sz="4" w:space="0" w:color="auto"/>
            </w:tcBorders>
          </w:tcPr>
          <w:p w14:paraId="3A900187" w14:textId="77777777" w:rsidR="00BF0935" w:rsidRPr="00B0105C" w:rsidRDefault="00BF0935" w:rsidP="004A1002">
            <w:pPr>
              <w:pStyle w:val="ListParagraph"/>
              <w:numPr>
                <w:ilvl w:val="0"/>
                <w:numId w:val="2"/>
              </w:numPr>
              <w:rPr>
                <w:rFonts w:ascii="Times New Roman" w:hAnsi="Times New Roman" w:cs="Times New Roman"/>
                <w:bCs/>
                <w:sz w:val="22"/>
                <w:szCs w:val="22"/>
              </w:rPr>
            </w:pPr>
            <w:r w:rsidRPr="00B0105C">
              <w:rPr>
                <w:rFonts w:ascii="Times New Roman" w:hAnsi="Times New Roman" w:cs="Times New Roman"/>
                <w:bCs/>
                <w:sz w:val="22"/>
                <w:szCs w:val="22"/>
              </w:rPr>
              <w:t>People who don't get ahead should blame themselves not the system.</w:t>
            </w:r>
          </w:p>
          <w:p w14:paraId="419761C6" w14:textId="77777777" w:rsidR="00BF0935" w:rsidRPr="00B0105C" w:rsidRDefault="00BF0935" w:rsidP="00564AEA">
            <w:pPr>
              <w:rPr>
                <w:rFonts w:ascii="Times New Roman" w:hAnsi="Times New Roman" w:cs="Times New Roman"/>
                <w:bC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678EB894"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1993–2019</w:t>
            </w:r>
          </w:p>
        </w:tc>
      </w:tr>
      <w:tr w:rsidR="00BF0935" w:rsidRPr="00350A47" w14:paraId="0421661D"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1F49A96C"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Moral Traditionalism</w:t>
            </w:r>
          </w:p>
        </w:tc>
        <w:tc>
          <w:tcPr>
            <w:tcW w:w="6096" w:type="dxa"/>
            <w:tcBorders>
              <w:top w:val="single" w:sz="4" w:space="0" w:color="auto"/>
              <w:left w:val="single" w:sz="4" w:space="0" w:color="auto"/>
              <w:bottom w:val="single" w:sz="4" w:space="0" w:color="auto"/>
              <w:right w:val="single" w:sz="4" w:space="0" w:color="auto"/>
            </w:tcBorders>
          </w:tcPr>
          <w:p w14:paraId="67F555DF" w14:textId="61A86D45" w:rsidR="004A1002" w:rsidRPr="00B0105C" w:rsidRDefault="00BF0935" w:rsidP="004A1002">
            <w:pPr>
              <w:pStyle w:val="ListParagraph"/>
              <w:numPr>
                <w:ilvl w:val="0"/>
                <w:numId w:val="2"/>
              </w:numPr>
              <w:rPr>
                <w:rFonts w:ascii="Times New Roman" w:hAnsi="Times New Roman" w:cs="Times New Roman"/>
                <w:bCs/>
                <w:sz w:val="22"/>
                <w:szCs w:val="22"/>
              </w:rPr>
            </w:pPr>
            <w:r w:rsidRPr="00B0105C">
              <w:rPr>
                <w:rFonts w:ascii="Times New Roman" w:hAnsi="Times New Roman" w:cs="Times New Roman"/>
                <w:bCs/>
                <w:sz w:val="22"/>
                <w:szCs w:val="22"/>
              </w:rPr>
              <w:t>Society would be better off if more women stayed home with their children.</w:t>
            </w:r>
          </w:p>
        </w:tc>
        <w:tc>
          <w:tcPr>
            <w:tcW w:w="1417" w:type="dxa"/>
            <w:tcBorders>
              <w:top w:val="single" w:sz="4" w:space="0" w:color="auto"/>
              <w:left w:val="single" w:sz="4" w:space="0" w:color="auto"/>
              <w:bottom w:val="single" w:sz="4" w:space="0" w:color="auto"/>
              <w:right w:val="single" w:sz="4" w:space="0" w:color="auto"/>
            </w:tcBorders>
          </w:tcPr>
          <w:p w14:paraId="49EC2A59"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1993–2019</w:t>
            </w:r>
          </w:p>
        </w:tc>
      </w:tr>
      <w:tr w:rsidR="00BF0935" w:rsidRPr="00350A47" w14:paraId="44EAC649"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1057087B" w14:textId="77777777" w:rsidR="00BF0935" w:rsidRPr="00B0105C" w:rsidRDefault="00BF0935" w:rsidP="00564AEA">
            <w:pPr>
              <w:rPr>
                <w:rFonts w:ascii="Times New Roman" w:hAnsi="Times New Roman" w:cs="Times New Roman"/>
                <w:bCs/>
                <w:sz w:val="22"/>
                <w:szCs w:val="22"/>
              </w:rPr>
            </w:pPr>
          </w:p>
        </w:tc>
        <w:tc>
          <w:tcPr>
            <w:tcW w:w="6096" w:type="dxa"/>
            <w:tcBorders>
              <w:top w:val="single" w:sz="4" w:space="0" w:color="auto"/>
              <w:left w:val="single" w:sz="4" w:space="0" w:color="auto"/>
              <w:bottom w:val="single" w:sz="4" w:space="0" w:color="auto"/>
              <w:right w:val="single" w:sz="4" w:space="0" w:color="auto"/>
            </w:tcBorders>
          </w:tcPr>
          <w:p w14:paraId="75ED1505" w14:textId="63E01201" w:rsidR="004A1002" w:rsidRPr="00B0105C" w:rsidRDefault="00BF0935" w:rsidP="004A1002">
            <w:pPr>
              <w:pStyle w:val="ListParagraph"/>
              <w:numPr>
                <w:ilvl w:val="0"/>
                <w:numId w:val="2"/>
              </w:numPr>
              <w:rPr>
                <w:rFonts w:ascii="Times New Roman" w:hAnsi="Times New Roman" w:cs="Times New Roman"/>
                <w:bCs/>
                <w:sz w:val="22"/>
                <w:szCs w:val="22"/>
              </w:rPr>
            </w:pPr>
            <w:r w:rsidRPr="00B0105C">
              <w:rPr>
                <w:rFonts w:ascii="Times New Roman" w:hAnsi="Times New Roman" w:cs="Times New Roman"/>
                <w:bCs/>
                <w:sz w:val="22"/>
                <w:szCs w:val="22"/>
              </w:rPr>
              <w:t>Gays and lesbians should be allowed to get married</w:t>
            </w:r>
          </w:p>
        </w:tc>
        <w:tc>
          <w:tcPr>
            <w:tcW w:w="1417" w:type="dxa"/>
            <w:tcBorders>
              <w:top w:val="single" w:sz="4" w:space="0" w:color="auto"/>
              <w:left w:val="single" w:sz="4" w:space="0" w:color="auto"/>
              <w:bottom w:val="single" w:sz="4" w:space="0" w:color="auto"/>
              <w:right w:val="single" w:sz="4" w:space="0" w:color="auto"/>
            </w:tcBorders>
          </w:tcPr>
          <w:p w14:paraId="234C65D1"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1993–2015</w:t>
            </w:r>
          </w:p>
        </w:tc>
      </w:tr>
      <w:tr w:rsidR="00BF0935" w:rsidRPr="00350A47" w14:paraId="0C92486B"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7DC5C3AB" w14:textId="77777777" w:rsidR="00BF0935" w:rsidRPr="00B0105C" w:rsidRDefault="00BF0935" w:rsidP="00564AEA">
            <w:pPr>
              <w:rPr>
                <w:rFonts w:ascii="Times New Roman" w:hAnsi="Times New Roman" w:cs="Times New Roman"/>
                <w:bCs/>
                <w:sz w:val="22"/>
                <w:szCs w:val="22"/>
              </w:rPr>
            </w:pPr>
          </w:p>
        </w:tc>
        <w:tc>
          <w:tcPr>
            <w:tcW w:w="6096" w:type="dxa"/>
            <w:tcBorders>
              <w:top w:val="single" w:sz="4" w:space="0" w:color="auto"/>
              <w:left w:val="single" w:sz="4" w:space="0" w:color="auto"/>
              <w:bottom w:val="single" w:sz="4" w:space="0" w:color="auto"/>
              <w:right w:val="single" w:sz="4" w:space="0" w:color="auto"/>
            </w:tcBorders>
          </w:tcPr>
          <w:p w14:paraId="26F07F91" w14:textId="77777777" w:rsidR="00BF0935" w:rsidRPr="00B0105C" w:rsidRDefault="00BF0935" w:rsidP="004A1002">
            <w:pPr>
              <w:pStyle w:val="ListParagraph"/>
              <w:numPr>
                <w:ilvl w:val="0"/>
                <w:numId w:val="2"/>
              </w:numPr>
              <w:rPr>
                <w:rFonts w:ascii="Times New Roman" w:hAnsi="Times New Roman" w:cs="Times New Roman"/>
                <w:bCs/>
                <w:sz w:val="22"/>
                <w:szCs w:val="22"/>
              </w:rPr>
            </w:pPr>
            <w:r w:rsidRPr="00B0105C">
              <w:rPr>
                <w:rFonts w:ascii="Times New Roman" w:hAnsi="Times New Roman" w:cs="Times New Roman"/>
                <w:bCs/>
                <w:sz w:val="22"/>
                <w:szCs w:val="22"/>
              </w:rPr>
              <w:t xml:space="preserve">How much do you think should be done for Gays &amp; </w:t>
            </w:r>
            <w:proofErr w:type="gramStart"/>
            <w:r w:rsidRPr="00B0105C">
              <w:rPr>
                <w:rFonts w:ascii="Times New Roman" w:hAnsi="Times New Roman" w:cs="Times New Roman"/>
                <w:bCs/>
                <w:sz w:val="22"/>
                <w:szCs w:val="22"/>
              </w:rPr>
              <w:t>Lesbians</w:t>
            </w:r>
            <w:proofErr w:type="gramEnd"/>
          </w:p>
          <w:p w14:paraId="735AAEAC" w14:textId="77777777" w:rsidR="00BF0935" w:rsidRPr="00B0105C" w:rsidRDefault="00BF0935" w:rsidP="00564AEA">
            <w:pPr>
              <w:rPr>
                <w:rFonts w:ascii="Times New Roman" w:hAnsi="Times New Roman" w:cs="Times New Roman"/>
                <w:bC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8EBE3E2"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2019</w:t>
            </w:r>
          </w:p>
        </w:tc>
      </w:tr>
      <w:tr w:rsidR="00BF0935" w:rsidRPr="00350A47" w14:paraId="226A19AE"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62F0F953"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Redistribution</w:t>
            </w:r>
          </w:p>
        </w:tc>
        <w:tc>
          <w:tcPr>
            <w:tcW w:w="6096" w:type="dxa"/>
            <w:tcBorders>
              <w:top w:val="single" w:sz="4" w:space="0" w:color="auto"/>
              <w:left w:val="single" w:sz="4" w:space="0" w:color="auto"/>
              <w:bottom w:val="single" w:sz="4" w:space="0" w:color="auto"/>
              <w:right w:val="single" w:sz="4" w:space="0" w:color="auto"/>
            </w:tcBorders>
          </w:tcPr>
          <w:p w14:paraId="16E98A6B" w14:textId="77777777" w:rsidR="00BF0935" w:rsidRPr="00B0105C" w:rsidRDefault="00BF0935" w:rsidP="004A1002">
            <w:pPr>
              <w:pStyle w:val="ListParagraph"/>
              <w:numPr>
                <w:ilvl w:val="0"/>
                <w:numId w:val="2"/>
              </w:numPr>
              <w:rPr>
                <w:rFonts w:ascii="Times New Roman" w:hAnsi="Times New Roman" w:cs="Times New Roman"/>
                <w:bCs/>
                <w:sz w:val="22"/>
                <w:szCs w:val="22"/>
              </w:rPr>
            </w:pPr>
            <w:r w:rsidRPr="00B0105C">
              <w:rPr>
                <w:rFonts w:ascii="Times New Roman" w:hAnsi="Times New Roman" w:cs="Times New Roman"/>
                <w:bCs/>
                <w:sz w:val="22"/>
                <w:szCs w:val="22"/>
              </w:rPr>
              <w:t>How much should be done to reduce the gap between the rich and the poor in Canada</w:t>
            </w:r>
          </w:p>
          <w:p w14:paraId="15F85D24" w14:textId="454F868C" w:rsidR="004A1002" w:rsidRPr="00B0105C" w:rsidRDefault="004A1002" w:rsidP="00564AEA">
            <w:pPr>
              <w:pStyle w:val="ListParagraph"/>
              <w:rPr>
                <w:rFonts w:ascii="Times New Roman" w:hAnsi="Times New Roman" w:cs="Times New Roman"/>
                <w:bC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419F21C"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1993–2019</w:t>
            </w:r>
          </w:p>
        </w:tc>
      </w:tr>
      <w:tr w:rsidR="00BF0935" w:rsidRPr="00350A47" w14:paraId="76990AF7" w14:textId="77777777" w:rsidTr="00BF0935">
        <w:trPr>
          <w:trHeight w:val="80"/>
        </w:trPr>
        <w:tc>
          <w:tcPr>
            <w:tcW w:w="1696" w:type="dxa"/>
            <w:tcBorders>
              <w:top w:val="single" w:sz="4" w:space="0" w:color="auto"/>
              <w:left w:val="single" w:sz="4" w:space="0" w:color="auto"/>
              <w:bottom w:val="single" w:sz="4" w:space="0" w:color="auto"/>
              <w:right w:val="single" w:sz="4" w:space="0" w:color="auto"/>
            </w:tcBorders>
          </w:tcPr>
          <w:p w14:paraId="5B67E547"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Immigration</w:t>
            </w:r>
          </w:p>
          <w:p w14:paraId="3BD3B00E"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Rates</w:t>
            </w:r>
          </w:p>
        </w:tc>
        <w:tc>
          <w:tcPr>
            <w:tcW w:w="6096" w:type="dxa"/>
            <w:tcBorders>
              <w:top w:val="single" w:sz="4" w:space="0" w:color="auto"/>
              <w:left w:val="single" w:sz="4" w:space="0" w:color="auto"/>
              <w:bottom w:val="single" w:sz="4" w:space="0" w:color="auto"/>
              <w:right w:val="single" w:sz="4" w:space="0" w:color="auto"/>
            </w:tcBorders>
          </w:tcPr>
          <w:p w14:paraId="4315EC11" w14:textId="77777777" w:rsidR="00BF0935" w:rsidRPr="00B0105C" w:rsidRDefault="00BF0935" w:rsidP="004A1002">
            <w:pPr>
              <w:pStyle w:val="ListParagraph"/>
              <w:numPr>
                <w:ilvl w:val="0"/>
                <w:numId w:val="2"/>
              </w:numPr>
              <w:rPr>
                <w:rFonts w:ascii="Times New Roman" w:hAnsi="Times New Roman" w:cs="Times New Roman"/>
                <w:bCs/>
                <w:sz w:val="22"/>
                <w:szCs w:val="22"/>
              </w:rPr>
            </w:pPr>
            <w:r w:rsidRPr="00B0105C">
              <w:rPr>
                <w:rFonts w:ascii="Times New Roman" w:hAnsi="Times New Roman" w:cs="Times New Roman"/>
                <w:bCs/>
                <w:sz w:val="22"/>
                <w:szCs w:val="22"/>
              </w:rPr>
              <w:t xml:space="preserve">Do you think Canada should admit: more immigrants, fewer immigrants, or about the </w:t>
            </w:r>
            <w:proofErr w:type="gramStart"/>
            <w:r w:rsidRPr="00B0105C">
              <w:rPr>
                <w:rFonts w:ascii="Times New Roman" w:hAnsi="Times New Roman" w:cs="Times New Roman"/>
                <w:bCs/>
                <w:sz w:val="22"/>
                <w:szCs w:val="22"/>
              </w:rPr>
              <w:t>same</w:t>
            </w:r>
            <w:proofErr w:type="gramEnd"/>
          </w:p>
          <w:p w14:paraId="3B0E1FFE" w14:textId="77777777" w:rsidR="00BF0935" w:rsidRPr="00B0105C" w:rsidRDefault="00BF0935" w:rsidP="00564AEA">
            <w:pPr>
              <w:rPr>
                <w:rFonts w:ascii="Times New Roman" w:hAnsi="Times New Roman" w:cs="Times New Roman"/>
                <w:bC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27EE289E" w14:textId="77777777" w:rsidR="00BF0935" w:rsidRPr="00B0105C" w:rsidRDefault="00BF0935" w:rsidP="00564AEA">
            <w:pPr>
              <w:rPr>
                <w:rFonts w:ascii="Times New Roman" w:hAnsi="Times New Roman" w:cs="Times New Roman"/>
                <w:bCs/>
                <w:sz w:val="22"/>
                <w:szCs w:val="22"/>
              </w:rPr>
            </w:pPr>
            <w:r w:rsidRPr="00B0105C">
              <w:rPr>
                <w:rFonts w:ascii="Times New Roman" w:hAnsi="Times New Roman" w:cs="Times New Roman"/>
                <w:bCs/>
                <w:sz w:val="22"/>
                <w:szCs w:val="22"/>
              </w:rPr>
              <w:t>1993–2019</w:t>
            </w:r>
          </w:p>
        </w:tc>
      </w:tr>
    </w:tbl>
    <w:p w14:paraId="4AC2D9A2" w14:textId="77777777" w:rsidR="00CE403F" w:rsidRPr="005875AB" w:rsidRDefault="00CE403F" w:rsidP="00564AEA">
      <w:pPr>
        <w:jc w:val="both"/>
        <w:rPr>
          <w:rFonts w:ascii="Times New Roman" w:hAnsi="Times New Roman" w:cs="Times New Roman"/>
          <w:b/>
        </w:rPr>
      </w:pPr>
    </w:p>
    <w:p w14:paraId="302408E0" w14:textId="77777777" w:rsidR="00CE403F" w:rsidRPr="005875AB" w:rsidRDefault="00CE403F" w:rsidP="00564AEA">
      <w:pPr>
        <w:jc w:val="both"/>
        <w:rPr>
          <w:rFonts w:ascii="Times New Roman" w:hAnsi="Times New Roman" w:cs="Times New Roman"/>
          <w:b/>
        </w:rPr>
      </w:pPr>
    </w:p>
    <w:p w14:paraId="717537DD" w14:textId="77777777" w:rsidR="00CE403F" w:rsidRPr="005875AB" w:rsidRDefault="00CE403F" w:rsidP="00564AEA">
      <w:pPr>
        <w:jc w:val="both"/>
        <w:rPr>
          <w:rFonts w:ascii="Times New Roman" w:hAnsi="Times New Roman" w:cs="Times New Roman"/>
          <w:b/>
        </w:rPr>
      </w:pPr>
    </w:p>
    <w:p w14:paraId="38ED05DB" w14:textId="77777777" w:rsidR="00CE403F" w:rsidRPr="005875AB" w:rsidRDefault="00CE403F" w:rsidP="00564AEA">
      <w:pPr>
        <w:jc w:val="both"/>
        <w:rPr>
          <w:rFonts w:ascii="Times New Roman" w:hAnsi="Times New Roman" w:cs="Times New Roman"/>
          <w:b/>
        </w:rPr>
      </w:pPr>
    </w:p>
    <w:p w14:paraId="7806840A" w14:textId="77777777" w:rsidR="00CE403F" w:rsidRPr="005875AB" w:rsidRDefault="00CE403F" w:rsidP="00564AEA">
      <w:pPr>
        <w:jc w:val="both"/>
        <w:rPr>
          <w:rFonts w:ascii="Times New Roman" w:hAnsi="Times New Roman" w:cs="Times New Roman"/>
          <w:b/>
        </w:rPr>
      </w:pPr>
    </w:p>
    <w:p w14:paraId="2D045989" w14:textId="77777777" w:rsidR="00CE403F" w:rsidRPr="005875AB" w:rsidRDefault="00CE403F" w:rsidP="00564AEA">
      <w:pPr>
        <w:jc w:val="both"/>
        <w:rPr>
          <w:rFonts w:ascii="Times New Roman" w:hAnsi="Times New Roman" w:cs="Times New Roman"/>
          <w:b/>
        </w:rPr>
      </w:pPr>
    </w:p>
    <w:p w14:paraId="1AEBB7CF" w14:textId="77777777" w:rsidR="00CE403F" w:rsidRPr="005875AB" w:rsidRDefault="00CE403F" w:rsidP="00564AEA">
      <w:pPr>
        <w:jc w:val="both"/>
        <w:rPr>
          <w:rFonts w:ascii="Times New Roman" w:hAnsi="Times New Roman" w:cs="Times New Roman"/>
          <w:b/>
        </w:rPr>
      </w:pPr>
    </w:p>
    <w:p w14:paraId="5FF74E46" w14:textId="77777777" w:rsidR="00CE403F" w:rsidRPr="005875AB" w:rsidRDefault="00CE403F" w:rsidP="00564AEA">
      <w:pPr>
        <w:jc w:val="both"/>
        <w:rPr>
          <w:rFonts w:ascii="Times New Roman" w:hAnsi="Times New Roman" w:cs="Times New Roman"/>
          <w:b/>
        </w:rPr>
      </w:pPr>
    </w:p>
    <w:p w14:paraId="2D82B79C" w14:textId="77777777" w:rsidR="00CE403F" w:rsidRPr="005875AB" w:rsidRDefault="00CE403F" w:rsidP="00564AEA">
      <w:pPr>
        <w:jc w:val="both"/>
        <w:rPr>
          <w:rFonts w:ascii="Times New Roman" w:hAnsi="Times New Roman" w:cs="Times New Roman"/>
          <w:b/>
        </w:rPr>
      </w:pPr>
    </w:p>
    <w:p w14:paraId="0ACAAFE5" w14:textId="77777777" w:rsidR="00CE403F" w:rsidRPr="005875AB" w:rsidRDefault="00CE403F" w:rsidP="00564AEA">
      <w:pPr>
        <w:jc w:val="both"/>
        <w:rPr>
          <w:rFonts w:ascii="Times New Roman" w:hAnsi="Times New Roman" w:cs="Times New Roman"/>
          <w:b/>
        </w:rPr>
      </w:pPr>
    </w:p>
    <w:p w14:paraId="1CCA9DF7" w14:textId="17F0997F" w:rsidR="00CE403F" w:rsidRDefault="00CE403F" w:rsidP="00564AEA">
      <w:pPr>
        <w:jc w:val="both"/>
        <w:rPr>
          <w:ins w:id="856" w:author="Polacko, Matt (2017)" w:date="2022-05-26T16:42:00Z"/>
          <w:rFonts w:ascii="Times New Roman" w:hAnsi="Times New Roman" w:cs="Times New Roman"/>
          <w:b/>
        </w:rPr>
      </w:pPr>
    </w:p>
    <w:p w14:paraId="043D661F" w14:textId="057D88BA" w:rsidR="0035726C" w:rsidRDefault="0035726C" w:rsidP="00564AEA">
      <w:pPr>
        <w:jc w:val="both"/>
        <w:rPr>
          <w:ins w:id="857" w:author="Polacko, Matt (2017)" w:date="2022-05-26T16:42:00Z"/>
          <w:rFonts w:ascii="Times New Roman" w:hAnsi="Times New Roman" w:cs="Times New Roman"/>
          <w:b/>
        </w:rPr>
      </w:pPr>
    </w:p>
    <w:p w14:paraId="3BF2F6ED" w14:textId="01F3263F" w:rsidR="0035726C" w:rsidRDefault="0035726C" w:rsidP="00564AEA">
      <w:pPr>
        <w:jc w:val="both"/>
        <w:rPr>
          <w:ins w:id="858" w:author="Polacko, Matt (2017)" w:date="2022-05-26T16:42:00Z"/>
          <w:rFonts w:ascii="Times New Roman" w:hAnsi="Times New Roman" w:cs="Times New Roman"/>
          <w:b/>
        </w:rPr>
      </w:pPr>
    </w:p>
    <w:p w14:paraId="680F004C" w14:textId="7E952BD6" w:rsidR="0035726C" w:rsidRDefault="0035726C" w:rsidP="00564AEA">
      <w:pPr>
        <w:jc w:val="both"/>
        <w:rPr>
          <w:ins w:id="859" w:author="Polacko, Matt (2017)" w:date="2022-05-26T16:42:00Z"/>
          <w:rFonts w:ascii="Times New Roman" w:hAnsi="Times New Roman" w:cs="Times New Roman"/>
          <w:b/>
        </w:rPr>
      </w:pPr>
    </w:p>
    <w:p w14:paraId="3BBFAD33" w14:textId="6CD9F450" w:rsidR="0035726C" w:rsidRDefault="0035726C" w:rsidP="00564AEA">
      <w:pPr>
        <w:jc w:val="both"/>
        <w:rPr>
          <w:ins w:id="860" w:author="Polacko, Matt (2017)" w:date="2022-05-26T16:42:00Z"/>
          <w:rFonts w:ascii="Times New Roman" w:hAnsi="Times New Roman" w:cs="Times New Roman"/>
          <w:b/>
        </w:rPr>
      </w:pPr>
    </w:p>
    <w:p w14:paraId="007E9834" w14:textId="6E73CFA4" w:rsidR="0035726C" w:rsidRDefault="0035726C" w:rsidP="00564AEA">
      <w:pPr>
        <w:jc w:val="both"/>
        <w:rPr>
          <w:ins w:id="861" w:author="Polacko, Matt (2017)" w:date="2022-05-26T16:42:00Z"/>
          <w:rFonts w:ascii="Times New Roman" w:hAnsi="Times New Roman" w:cs="Times New Roman"/>
          <w:b/>
        </w:rPr>
      </w:pPr>
    </w:p>
    <w:p w14:paraId="6BF1C4C1" w14:textId="4561DA4E" w:rsidR="0035726C" w:rsidRDefault="0035726C" w:rsidP="00564AEA">
      <w:pPr>
        <w:jc w:val="both"/>
        <w:rPr>
          <w:ins w:id="862" w:author="Polacko, Matt (2017)" w:date="2022-05-26T16:42:00Z"/>
          <w:rFonts w:ascii="Times New Roman" w:hAnsi="Times New Roman" w:cs="Times New Roman"/>
          <w:b/>
        </w:rPr>
      </w:pPr>
    </w:p>
    <w:p w14:paraId="5600C158" w14:textId="21B63DB0" w:rsidR="0035726C" w:rsidRDefault="0035726C" w:rsidP="00564AEA">
      <w:pPr>
        <w:jc w:val="both"/>
        <w:rPr>
          <w:ins w:id="863" w:author="Polacko, Matt (2017)" w:date="2022-05-26T16:42:00Z"/>
          <w:rFonts w:ascii="Times New Roman" w:hAnsi="Times New Roman" w:cs="Times New Roman"/>
          <w:b/>
        </w:rPr>
      </w:pPr>
    </w:p>
    <w:p w14:paraId="67695B22" w14:textId="0A58B662" w:rsidR="0035726C" w:rsidRDefault="0035726C" w:rsidP="00564AEA">
      <w:pPr>
        <w:jc w:val="both"/>
        <w:rPr>
          <w:ins w:id="864" w:author="Polacko, Matt (2017)" w:date="2022-05-26T16:42:00Z"/>
          <w:rFonts w:ascii="Times New Roman" w:hAnsi="Times New Roman" w:cs="Times New Roman"/>
          <w:b/>
        </w:rPr>
      </w:pPr>
    </w:p>
    <w:p w14:paraId="08597B63" w14:textId="352142AE" w:rsidR="0035726C" w:rsidRDefault="0035726C" w:rsidP="00564AEA">
      <w:pPr>
        <w:jc w:val="both"/>
        <w:rPr>
          <w:ins w:id="865" w:author="Polacko, Matt (2017)" w:date="2022-05-26T16:42:00Z"/>
          <w:rFonts w:ascii="Times New Roman" w:hAnsi="Times New Roman" w:cs="Times New Roman"/>
          <w:b/>
        </w:rPr>
      </w:pPr>
    </w:p>
    <w:p w14:paraId="5807D42B" w14:textId="73887ADF" w:rsidR="0035726C" w:rsidRDefault="0035726C" w:rsidP="00564AEA">
      <w:pPr>
        <w:jc w:val="both"/>
        <w:rPr>
          <w:ins w:id="866" w:author="Polacko, Matt (2017)" w:date="2022-05-26T16:42:00Z"/>
          <w:rFonts w:ascii="Times New Roman" w:hAnsi="Times New Roman" w:cs="Times New Roman"/>
          <w:b/>
        </w:rPr>
      </w:pPr>
    </w:p>
    <w:p w14:paraId="55DEAC21" w14:textId="79E408FE" w:rsidR="0035726C" w:rsidRDefault="0035726C" w:rsidP="00564AEA">
      <w:pPr>
        <w:jc w:val="both"/>
        <w:rPr>
          <w:ins w:id="867" w:author="Polacko, Matt (2017)" w:date="2022-05-26T16:42:00Z"/>
          <w:rFonts w:ascii="Times New Roman" w:hAnsi="Times New Roman" w:cs="Times New Roman"/>
          <w:b/>
        </w:rPr>
      </w:pPr>
    </w:p>
    <w:p w14:paraId="3C39E213" w14:textId="1F6A3717" w:rsidR="0035726C" w:rsidRDefault="0035726C" w:rsidP="00564AEA">
      <w:pPr>
        <w:jc w:val="both"/>
        <w:rPr>
          <w:ins w:id="868" w:author="Polacko, Matt (2017)" w:date="2022-05-26T16:42:00Z"/>
          <w:rFonts w:ascii="Times New Roman" w:hAnsi="Times New Roman" w:cs="Times New Roman"/>
          <w:b/>
        </w:rPr>
      </w:pPr>
    </w:p>
    <w:p w14:paraId="48D03536" w14:textId="725500B6" w:rsidR="0035726C" w:rsidRDefault="0035726C" w:rsidP="00564AEA">
      <w:pPr>
        <w:jc w:val="both"/>
        <w:rPr>
          <w:ins w:id="869" w:author="Polacko, Matt (2017)" w:date="2022-05-26T16:42:00Z"/>
          <w:rFonts w:ascii="Times New Roman" w:hAnsi="Times New Roman" w:cs="Times New Roman"/>
          <w:b/>
        </w:rPr>
      </w:pPr>
    </w:p>
    <w:p w14:paraId="42094725" w14:textId="77777777" w:rsidR="0035726C" w:rsidRPr="005875AB" w:rsidRDefault="0035726C" w:rsidP="00564AEA">
      <w:pPr>
        <w:jc w:val="both"/>
        <w:rPr>
          <w:ins w:id="870" w:author="Matt Polacko" w:date="2022-05-27T10:53:00Z"/>
          <w:rFonts w:ascii="Times New Roman" w:hAnsi="Times New Roman" w:cs="Times New Roman"/>
          <w:b/>
        </w:rPr>
      </w:pPr>
    </w:p>
    <w:p w14:paraId="241AC1EE" w14:textId="77777777" w:rsidR="00CE403F" w:rsidRPr="005875AB" w:rsidRDefault="00CE403F" w:rsidP="00564AEA">
      <w:pPr>
        <w:jc w:val="both"/>
        <w:rPr>
          <w:rFonts w:ascii="Times New Roman" w:hAnsi="Times New Roman" w:cs="Times New Roman"/>
          <w:b/>
        </w:rPr>
      </w:pPr>
    </w:p>
    <w:p w14:paraId="318E9FF4" w14:textId="5D49160F" w:rsidR="00CE403F" w:rsidRPr="005875AB" w:rsidRDefault="00CE403F">
      <w:pPr>
        <w:jc w:val="both"/>
        <w:rPr>
          <w:rFonts w:ascii="Times New Roman" w:hAnsi="Times New Roman" w:cs="Times New Roman"/>
          <w:b/>
        </w:rPr>
      </w:pPr>
    </w:p>
    <w:p w14:paraId="57E01FFB" w14:textId="5511DF5D" w:rsidR="00E527A6" w:rsidRPr="005875AB" w:rsidRDefault="00E527A6">
      <w:pPr>
        <w:jc w:val="both"/>
        <w:rPr>
          <w:rFonts w:ascii="Times New Roman" w:hAnsi="Times New Roman" w:cs="Times New Roman"/>
          <w:b/>
        </w:rPr>
      </w:pPr>
      <w:r w:rsidRPr="005875AB">
        <w:rPr>
          <w:rFonts w:ascii="Times New Roman" w:hAnsi="Times New Roman" w:cs="Times New Roman"/>
          <w:b/>
        </w:rPr>
        <w:lastRenderedPageBreak/>
        <w:t>A3</w:t>
      </w:r>
      <w:r w:rsidRPr="005875AB">
        <w:rPr>
          <w:rFonts w:ascii="Times New Roman" w:hAnsi="Times New Roman" w:cs="Times New Roman"/>
          <w:b/>
        </w:rPr>
        <w:tab/>
        <w:t>Coding Party Policy Variables</w:t>
      </w:r>
    </w:p>
    <w:p w14:paraId="29B2D445" w14:textId="5A885E1D" w:rsidR="00E527A6" w:rsidRPr="005875AB" w:rsidRDefault="00E527A6">
      <w:pPr>
        <w:jc w:val="both"/>
        <w:rPr>
          <w:rFonts w:ascii="Times New Roman" w:hAnsi="Times New Roman" w:cs="Times New Roman"/>
          <w:b/>
        </w:rPr>
      </w:pPr>
    </w:p>
    <w:p w14:paraId="552A8176" w14:textId="77777777" w:rsidR="00E527A6" w:rsidRPr="005875AB" w:rsidRDefault="00E527A6" w:rsidP="00E527A6">
      <w:pPr>
        <w:rPr>
          <w:rFonts w:ascii="Times New Roman" w:hAnsi="Times New Roman" w:cs="Times New Roman"/>
          <w:bCs/>
        </w:rPr>
      </w:pPr>
      <w:r w:rsidRPr="005875AB">
        <w:rPr>
          <w:rFonts w:ascii="Times New Roman" w:hAnsi="Times New Roman" w:cs="Times New Roman"/>
          <w:bCs/>
        </w:rPr>
        <w:t>Economic and socio-cultural policy positions were constructed using the state-market (economic) and (progressive-conservative) society dimensions, which comprise the following components from MARPOR (</w:t>
      </w:r>
      <w:proofErr w:type="spellStart"/>
      <w:r w:rsidRPr="005875AB">
        <w:rPr>
          <w:rFonts w:ascii="Times New Roman" w:hAnsi="Times New Roman" w:cs="Times New Roman"/>
          <w:bCs/>
        </w:rPr>
        <w:t>Volkens</w:t>
      </w:r>
      <w:proofErr w:type="spellEnd"/>
      <w:r w:rsidRPr="005875AB">
        <w:rPr>
          <w:rFonts w:ascii="Times New Roman" w:hAnsi="Times New Roman" w:cs="Times New Roman"/>
          <w:bCs/>
        </w:rPr>
        <w:t xml:space="preserve"> et al. 2020):</w:t>
      </w:r>
    </w:p>
    <w:p w14:paraId="5AB55E23" w14:textId="77777777" w:rsidR="00E527A6" w:rsidRPr="005875AB" w:rsidRDefault="00E527A6" w:rsidP="00E527A6">
      <w:pPr>
        <w:rPr>
          <w:rFonts w:ascii="Times New Roman" w:hAnsi="Times New Roman" w:cs="Times New Roman"/>
          <w:bCs/>
        </w:rPr>
      </w:pPr>
    </w:p>
    <w:tbl>
      <w:tblPr>
        <w:tblW w:w="9786" w:type="dxa"/>
        <w:jc w:val="center"/>
        <w:tblLook w:val="04A0" w:firstRow="1" w:lastRow="0" w:firstColumn="1" w:lastColumn="0" w:noHBand="0" w:noVBand="1"/>
      </w:tblPr>
      <w:tblGrid>
        <w:gridCol w:w="827"/>
        <w:gridCol w:w="4010"/>
        <w:gridCol w:w="827"/>
        <w:gridCol w:w="4122"/>
      </w:tblGrid>
      <w:tr w:rsidR="00E527A6" w:rsidRPr="00350A47" w14:paraId="639B4207" w14:textId="77777777" w:rsidTr="001B6B74">
        <w:trPr>
          <w:trHeight w:val="300"/>
          <w:jc w:val="center"/>
        </w:trPr>
        <w:tc>
          <w:tcPr>
            <w:tcW w:w="9786" w:type="dxa"/>
            <w:gridSpan w:val="4"/>
            <w:tcBorders>
              <w:top w:val="single" w:sz="4" w:space="0" w:color="auto"/>
              <w:left w:val="single" w:sz="4" w:space="0" w:color="auto"/>
              <w:bottom w:val="single" w:sz="4" w:space="0" w:color="auto"/>
              <w:right w:val="single" w:sz="4" w:space="0" w:color="auto"/>
            </w:tcBorders>
            <w:noWrap/>
            <w:vAlign w:val="center"/>
            <w:hideMark/>
          </w:tcPr>
          <w:p w14:paraId="7AE94F7C" w14:textId="77777777" w:rsidR="00E527A6" w:rsidRPr="00B0105C" w:rsidRDefault="00E527A6" w:rsidP="001B6B74">
            <w:pPr>
              <w:jc w:val="center"/>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Economic (State-Market) Dimension</w:t>
            </w:r>
          </w:p>
        </w:tc>
      </w:tr>
      <w:tr w:rsidR="00E527A6" w:rsidRPr="00350A47" w14:paraId="13A9A406" w14:textId="77777777" w:rsidTr="001B6B74">
        <w:trPr>
          <w:trHeight w:val="300"/>
          <w:jc w:val="center"/>
        </w:trPr>
        <w:tc>
          <w:tcPr>
            <w:tcW w:w="4837" w:type="dxa"/>
            <w:gridSpan w:val="2"/>
            <w:tcBorders>
              <w:top w:val="nil"/>
              <w:left w:val="single" w:sz="4" w:space="0" w:color="auto"/>
              <w:bottom w:val="single" w:sz="4" w:space="0" w:color="auto"/>
              <w:right w:val="single" w:sz="4" w:space="0" w:color="000000"/>
            </w:tcBorders>
            <w:noWrap/>
            <w:vAlign w:val="center"/>
            <w:hideMark/>
          </w:tcPr>
          <w:p w14:paraId="5640FBA8" w14:textId="77777777" w:rsidR="00E527A6" w:rsidRPr="00B0105C" w:rsidRDefault="00E527A6" w:rsidP="001B6B74">
            <w:pPr>
              <w:jc w:val="center"/>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Left-Wing</w:t>
            </w:r>
          </w:p>
        </w:tc>
        <w:tc>
          <w:tcPr>
            <w:tcW w:w="4949" w:type="dxa"/>
            <w:gridSpan w:val="2"/>
            <w:tcBorders>
              <w:top w:val="nil"/>
              <w:left w:val="nil"/>
              <w:bottom w:val="single" w:sz="4" w:space="0" w:color="auto"/>
              <w:right w:val="single" w:sz="4" w:space="0" w:color="auto"/>
            </w:tcBorders>
            <w:noWrap/>
            <w:vAlign w:val="bottom"/>
            <w:hideMark/>
          </w:tcPr>
          <w:p w14:paraId="16033234" w14:textId="77777777" w:rsidR="00E527A6" w:rsidRPr="00B0105C" w:rsidRDefault="00E527A6" w:rsidP="001B6B74">
            <w:pPr>
              <w:jc w:val="center"/>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Right-Wing</w:t>
            </w:r>
          </w:p>
        </w:tc>
      </w:tr>
      <w:tr w:rsidR="00E527A6" w:rsidRPr="00350A47" w14:paraId="7E13FD36"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bottom"/>
            <w:hideMark/>
          </w:tcPr>
          <w:p w14:paraId="6E063752"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per403</w:t>
            </w:r>
          </w:p>
        </w:tc>
        <w:tc>
          <w:tcPr>
            <w:tcW w:w="4010" w:type="dxa"/>
            <w:tcBorders>
              <w:top w:val="nil"/>
              <w:left w:val="nil"/>
              <w:bottom w:val="single" w:sz="4" w:space="0" w:color="A5A5A5"/>
              <w:right w:val="single" w:sz="4" w:space="0" w:color="auto"/>
            </w:tcBorders>
            <w:shd w:val="clear" w:color="auto" w:fill="EDEDED"/>
            <w:noWrap/>
            <w:vAlign w:val="center"/>
            <w:hideMark/>
          </w:tcPr>
          <w:p w14:paraId="7F852704"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Market Regulation</w:t>
            </w:r>
          </w:p>
        </w:tc>
        <w:tc>
          <w:tcPr>
            <w:tcW w:w="827" w:type="dxa"/>
            <w:tcBorders>
              <w:top w:val="nil"/>
              <w:left w:val="nil"/>
              <w:bottom w:val="single" w:sz="4" w:space="0" w:color="A5A5A5"/>
              <w:right w:val="single" w:sz="4" w:space="0" w:color="A5A5A5"/>
            </w:tcBorders>
            <w:shd w:val="clear" w:color="auto" w:fill="EDEDED"/>
            <w:noWrap/>
            <w:vAlign w:val="bottom"/>
            <w:hideMark/>
          </w:tcPr>
          <w:p w14:paraId="3236C9C0"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per401</w:t>
            </w:r>
          </w:p>
        </w:tc>
        <w:tc>
          <w:tcPr>
            <w:tcW w:w="4122" w:type="dxa"/>
            <w:tcBorders>
              <w:top w:val="nil"/>
              <w:left w:val="nil"/>
              <w:bottom w:val="single" w:sz="4" w:space="0" w:color="A5A5A5"/>
              <w:right w:val="single" w:sz="4" w:space="0" w:color="auto"/>
            </w:tcBorders>
            <w:shd w:val="clear" w:color="auto" w:fill="EDEDED"/>
            <w:noWrap/>
            <w:vAlign w:val="bottom"/>
            <w:hideMark/>
          </w:tcPr>
          <w:p w14:paraId="7AE6A9FB"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Free Market Economy</w:t>
            </w:r>
          </w:p>
        </w:tc>
      </w:tr>
      <w:tr w:rsidR="00E527A6" w:rsidRPr="00350A47" w14:paraId="16EAD50F"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5FE60AB5"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per404</w:t>
            </w:r>
          </w:p>
        </w:tc>
        <w:tc>
          <w:tcPr>
            <w:tcW w:w="4010" w:type="dxa"/>
            <w:tcBorders>
              <w:top w:val="nil"/>
              <w:left w:val="nil"/>
              <w:bottom w:val="nil"/>
              <w:right w:val="single" w:sz="4" w:space="0" w:color="auto"/>
            </w:tcBorders>
            <w:noWrap/>
            <w:vAlign w:val="bottom"/>
            <w:hideMark/>
          </w:tcPr>
          <w:p w14:paraId="1735B8F8"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Economic Planning</w:t>
            </w:r>
          </w:p>
        </w:tc>
        <w:tc>
          <w:tcPr>
            <w:tcW w:w="827" w:type="dxa"/>
            <w:tcBorders>
              <w:top w:val="nil"/>
              <w:left w:val="nil"/>
              <w:bottom w:val="single" w:sz="4" w:space="0" w:color="A5A5A5"/>
              <w:right w:val="single" w:sz="4" w:space="0" w:color="A5A5A5"/>
            </w:tcBorders>
            <w:noWrap/>
            <w:vAlign w:val="bottom"/>
            <w:hideMark/>
          </w:tcPr>
          <w:p w14:paraId="0305B533"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per402</w:t>
            </w:r>
          </w:p>
        </w:tc>
        <w:tc>
          <w:tcPr>
            <w:tcW w:w="4122" w:type="dxa"/>
            <w:tcBorders>
              <w:top w:val="nil"/>
              <w:left w:val="nil"/>
              <w:bottom w:val="single" w:sz="4" w:space="0" w:color="A5A5A5"/>
              <w:right w:val="single" w:sz="4" w:space="0" w:color="auto"/>
            </w:tcBorders>
            <w:noWrap/>
            <w:vAlign w:val="bottom"/>
            <w:hideMark/>
          </w:tcPr>
          <w:p w14:paraId="0D05145C"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Incentives: Positive</w:t>
            </w:r>
          </w:p>
        </w:tc>
      </w:tr>
      <w:tr w:rsidR="00E527A6" w:rsidRPr="00350A47" w14:paraId="3B7BFFF3"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49FC5D6E"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per405</w:t>
            </w:r>
          </w:p>
        </w:tc>
        <w:tc>
          <w:tcPr>
            <w:tcW w:w="4010" w:type="dxa"/>
            <w:tcBorders>
              <w:top w:val="single" w:sz="4" w:space="0" w:color="A5A5A5"/>
              <w:left w:val="nil"/>
              <w:bottom w:val="single" w:sz="4" w:space="0" w:color="A5A5A5"/>
              <w:right w:val="single" w:sz="4" w:space="0" w:color="auto"/>
            </w:tcBorders>
            <w:shd w:val="clear" w:color="auto" w:fill="EDEDED"/>
            <w:noWrap/>
            <w:vAlign w:val="bottom"/>
            <w:hideMark/>
          </w:tcPr>
          <w:p w14:paraId="7199305E"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Corporatism/Mixed Economy</w:t>
            </w:r>
          </w:p>
        </w:tc>
        <w:tc>
          <w:tcPr>
            <w:tcW w:w="827" w:type="dxa"/>
            <w:tcBorders>
              <w:top w:val="nil"/>
              <w:left w:val="nil"/>
              <w:bottom w:val="single" w:sz="4" w:space="0" w:color="A5A5A5"/>
              <w:right w:val="single" w:sz="4" w:space="0" w:color="A5A5A5"/>
            </w:tcBorders>
            <w:shd w:val="clear" w:color="auto" w:fill="EDEDED"/>
            <w:noWrap/>
            <w:vAlign w:val="bottom"/>
            <w:hideMark/>
          </w:tcPr>
          <w:p w14:paraId="1CE181C8"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per407</w:t>
            </w:r>
          </w:p>
        </w:tc>
        <w:tc>
          <w:tcPr>
            <w:tcW w:w="4122" w:type="dxa"/>
            <w:tcBorders>
              <w:top w:val="nil"/>
              <w:left w:val="nil"/>
              <w:bottom w:val="single" w:sz="4" w:space="0" w:color="A5A5A5"/>
              <w:right w:val="single" w:sz="4" w:space="0" w:color="auto"/>
            </w:tcBorders>
            <w:shd w:val="clear" w:color="auto" w:fill="EDEDED"/>
            <w:noWrap/>
            <w:vAlign w:val="bottom"/>
            <w:hideMark/>
          </w:tcPr>
          <w:p w14:paraId="123CA469"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Protectionism: Negative</w:t>
            </w:r>
          </w:p>
        </w:tc>
      </w:tr>
      <w:tr w:rsidR="00E527A6" w:rsidRPr="00350A47" w14:paraId="7B5344C9"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1F16E2C6"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per406</w:t>
            </w:r>
          </w:p>
        </w:tc>
        <w:tc>
          <w:tcPr>
            <w:tcW w:w="4010" w:type="dxa"/>
            <w:tcBorders>
              <w:top w:val="nil"/>
              <w:left w:val="nil"/>
              <w:bottom w:val="single" w:sz="4" w:space="0" w:color="A5A5A5"/>
              <w:right w:val="single" w:sz="4" w:space="0" w:color="auto"/>
            </w:tcBorders>
            <w:noWrap/>
            <w:vAlign w:val="bottom"/>
            <w:hideMark/>
          </w:tcPr>
          <w:p w14:paraId="4C068312"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Protectionism: Positive</w:t>
            </w:r>
          </w:p>
        </w:tc>
        <w:tc>
          <w:tcPr>
            <w:tcW w:w="827" w:type="dxa"/>
            <w:tcBorders>
              <w:top w:val="nil"/>
              <w:left w:val="nil"/>
              <w:bottom w:val="single" w:sz="4" w:space="0" w:color="A5A5A5"/>
              <w:right w:val="single" w:sz="4" w:space="0" w:color="A5A5A5"/>
            </w:tcBorders>
            <w:noWrap/>
            <w:vAlign w:val="bottom"/>
            <w:hideMark/>
          </w:tcPr>
          <w:p w14:paraId="30DF2BC5"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per414</w:t>
            </w:r>
          </w:p>
        </w:tc>
        <w:tc>
          <w:tcPr>
            <w:tcW w:w="4122" w:type="dxa"/>
            <w:tcBorders>
              <w:top w:val="nil"/>
              <w:left w:val="nil"/>
              <w:bottom w:val="single" w:sz="4" w:space="0" w:color="A5A5A5"/>
              <w:right w:val="single" w:sz="4" w:space="0" w:color="auto"/>
            </w:tcBorders>
            <w:noWrap/>
            <w:vAlign w:val="bottom"/>
            <w:hideMark/>
          </w:tcPr>
          <w:p w14:paraId="7C9F036C"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Economic Orthodoxy</w:t>
            </w:r>
          </w:p>
        </w:tc>
      </w:tr>
      <w:tr w:rsidR="00E527A6" w:rsidRPr="00350A47" w14:paraId="5271D252"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4482CB48"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per409</w:t>
            </w:r>
          </w:p>
        </w:tc>
        <w:tc>
          <w:tcPr>
            <w:tcW w:w="4010" w:type="dxa"/>
            <w:tcBorders>
              <w:top w:val="nil"/>
              <w:left w:val="nil"/>
              <w:bottom w:val="single" w:sz="4" w:space="0" w:color="A5A5A5"/>
              <w:right w:val="single" w:sz="4" w:space="0" w:color="auto"/>
            </w:tcBorders>
            <w:shd w:val="clear" w:color="auto" w:fill="EDEDED"/>
            <w:noWrap/>
            <w:vAlign w:val="bottom"/>
            <w:hideMark/>
          </w:tcPr>
          <w:p w14:paraId="68BD5129"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Keynesian Demand Management</w:t>
            </w:r>
          </w:p>
        </w:tc>
        <w:tc>
          <w:tcPr>
            <w:tcW w:w="827" w:type="dxa"/>
            <w:tcBorders>
              <w:top w:val="nil"/>
              <w:left w:val="nil"/>
              <w:bottom w:val="single" w:sz="4" w:space="0" w:color="A5A5A5"/>
              <w:right w:val="single" w:sz="4" w:space="0" w:color="A5A5A5"/>
            </w:tcBorders>
            <w:shd w:val="clear" w:color="auto" w:fill="EDEDED"/>
            <w:noWrap/>
            <w:vAlign w:val="bottom"/>
            <w:hideMark/>
          </w:tcPr>
          <w:p w14:paraId="41DF8117"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per505</w:t>
            </w:r>
          </w:p>
        </w:tc>
        <w:tc>
          <w:tcPr>
            <w:tcW w:w="4122" w:type="dxa"/>
            <w:tcBorders>
              <w:top w:val="nil"/>
              <w:left w:val="nil"/>
              <w:bottom w:val="single" w:sz="4" w:space="0" w:color="A5A5A5"/>
              <w:right w:val="single" w:sz="4" w:space="0" w:color="auto"/>
            </w:tcBorders>
            <w:shd w:val="clear" w:color="auto" w:fill="EDEDED"/>
            <w:noWrap/>
            <w:vAlign w:val="bottom"/>
            <w:hideMark/>
          </w:tcPr>
          <w:p w14:paraId="3668181D"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Welfare State Limitation</w:t>
            </w:r>
          </w:p>
        </w:tc>
      </w:tr>
      <w:tr w:rsidR="00E527A6" w:rsidRPr="00350A47" w14:paraId="3DF68B10"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739E800F"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per412</w:t>
            </w:r>
          </w:p>
        </w:tc>
        <w:tc>
          <w:tcPr>
            <w:tcW w:w="4010" w:type="dxa"/>
            <w:tcBorders>
              <w:top w:val="nil"/>
              <w:left w:val="nil"/>
              <w:bottom w:val="single" w:sz="4" w:space="0" w:color="A5A5A5"/>
              <w:right w:val="single" w:sz="4" w:space="0" w:color="auto"/>
            </w:tcBorders>
            <w:noWrap/>
            <w:vAlign w:val="bottom"/>
            <w:hideMark/>
          </w:tcPr>
          <w:p w14:paraId="22A3AB59"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Controlled Economy</w:t>
            </w:r>
          </w:p>
        </w:tc>
        <w:tc>
          <w:tcPr>
            <w:tcW w:w="827" w:type="dxa"/>
            <w:tcBorders>
              <w:top w:val="nil"/>
              <w:left w:val="nil"/>
              <w:bottom w:val="single" w:sz="4" w:space="0" w:color="A5A5A5"/>
              <w:right w:val="single" w:sz="4" w:space="0" w:color="A5A5A5"/>
            </w:tcBorders>
            <w:noWrap/>
            <w:vAlign w:val="bottom"/>
            <w:hideMark/>
          </w:tcPr>
          <w:p w14:paraId="7BF13E62"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nil"/>
              <w:left w:val="nil"/>
              <w:bottom w:val="single" w:sz="4" w:space="0" w:color="A5A5A5"/>
              <w:right w:val="single" w:sz="4" w:space="0" w:color="auto"/>
            </w:tcBorders>
            <w:noWrap/>
            <w:vAlign w:val="bottom"/>
            <w:hideMark/>
          </w:tcPr>
          <w:p w14:paraId="70F3399F"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r w:rsidR="00E527A6" w:rsidRPr="00350A47" w14:paraId="07E04E6D"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3641B9DB"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per413</w:t>
            </w:r>
          </w:p>
        </w:tc>
        <w:tc>
          <w:tcPr>
            <w:tcW w:w="4010" w:type="dxa"/>
            <w:tcBorders>
              <w:top w:val="nil"/>
              <w:left w:val="nil"/>
              <w:bottom w:val="single" w:sz="4" w:space="0" w:color="A5A5A5"/>
              <w:right w:val="single" w:sz="4" w:space="0" w:color="auto"/>
            </w:tcBorders>
            <w:shd w:val="clear" w:color="auto" w:fill="EDEDED"/>
            <w:noWrap/>
            <w:vAlign w:val="bottom"/>
            <w:hideMark/>
          </w:tcPr>
          <w:p w14:paraId="1283E69F"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Nationalisation</w:t>
            </w:r>
          </w:p>
        </w:tc>
        <w:tc>
          <w:tcPr>
            <w:tcW w:w="827" w:type="dxa"/>
            <w:tcBorders>
              <w:top w:val="nil"/>
              <w:left w:val="nil"/>
              <w:bottom w:val="single" w:sz="4" w:space="0" w:color="A5A5A5"/>
              <w:right w:val="single" w:sz="4" w:space="0" w:color="A5A5A5"/>
            </w:tcBorders>
            <w:shd w:val="clear" w:color="auto" w:fill="EDEDED"/>
            <w:noWrap/>
            <w:vAlign w:val="bottom"/>
            <w:hideMark/>
          </w:tcPr>
          <w:p w14:paraId="69330FFE"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nil"/>
              <w:left w:val="nil"/>
              <w:bottom w:val="single" w:sz="4" w:space="0" w:color="A5A5A5"/>
              <w:right w:val="single" w:sz="4" w:space="0" w:color="auto"/>
            </w:tcBorders>
            <w:shd w:val="clear" w:color="auto" w:fill="EDEDED"/>
            <w:noWrap/>
            <w:vAlign w:val="bottom"/>
            <w:hideMark/>
          </w:tcPr>
          <w:p w14:paraId="66F95FE2"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r w:rsidR="00E527A6" w:rsidRPr="00350A47" w14:paraId="1BE575CC"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432D5F99"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per415</w:t>
            </w:r>
          </w:p>
        </w:tc>
        <w:tc>
          <w:tcPr>
            <w:tcW w:w="4010" w:type="dxa"/>
            <w:tcBorders>
              <w:top w:val="nil"/>
              <w:left w:val="nil"/>
              <w:bottom w:val="single" w:sz="4" w:space="0" w:color="A5A5A5"/>
              <w:right w:val="single" w:sz="4" w:space="0" w:color="auto"/>
            </w:tcBorders>
            <w:noWrap/>
            <w:vAlign w:val="bottom"/>
            <w:hideMark/>
          </w:tcPr>
          <w:p w14:paraId="3EB94CAB"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Marxist Analysis</w:t>
            </w:r>
          </w:p>
        </w:tc>
        <w:tc>
          <w:tcPr>
            <w:tcW w:w="827" w:type="dxa"/>
            <w:tcBorders>
              <w:top w:val="nil"/>
              <w:left w:val="nil"/>
              <w:bottom w:val="single" w:sz="4" w:space="0" w:color="A5A5A5"/>
              <w:right w:val="single" w:sz="4" w:space="0" w:color="A5A5A5"/>
            </w:tcBorders>
            <w:noWrap/>
            <w:vAlign w:val="bottom"/>
            <w:hideMark/>
          </w:tcPr>
          <w:p w14:paraId="65BF1F06"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nil"/>
              <w:left w:val="nil"/>
              <w:bottom w:val="single" w:sz="4" w:space="0" w:color="A5A5A5"/>
              <w:right w:val="single" w:sz="4" w:space="0" w:color="auto"/>
            </w:tcBorders>
            <w:noWrap/>
            <w:vAlign w:val="bottom"/>
            <w:hideMark/>
          </w:tcPr>
          <w:p w14:paraId="70162063"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r w:rsidR="00E527A6" w:rsidRPr="00350A47" w14:paraId="13112EE5"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4CE4C217"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per416</w:t>
            </w:r>
          </w:p>
        </w:tc>
        <w:tc>
          <w:tcPr>
            <w:tcW w:w="4010" w:type="dxa"/>
            <w:tcBorders>
              <w:top w:val="nil"/>
              <w:left w:val="nil"/>
              <w:bottom w:val="single" w:sz="4" w:space="0" w:color="A5A5A5"/>
              <w:right w:val="single" w:sz="4" w:space="0" w:color="auto"/>
            </w:tcBorders>
            <w:shd w:val="clear" w:color="auto" w:fill="EDEDED"/>
            <w:noWrap/>
            <w:vAlign w:val="bottom"/>
            <w:hideMark/>
          </w:tcPr>
          <w:p w14:paraId="7EF6C1EC"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Anti-Growth Economy: Positive</w:t>
            </w:r>
          </w:p>
        </w:tc>
        <w:tc>
          <w:tcPr>
            <w:tcW w:w="827" w:type="dxa"/>
            <w:tcBorders>
              <w:top w:val="nil"/>
              <w:left w:val="nil"/>
              <w:bottom w:val="single" w:sz="4" w:space="0" w:color="A5A5A5"/>
              <w:right w:val="single" w:sz="4" w:space="0" w:color="A5A5A5"/>
            </w:tcBorders>
            <w:shd w:val="clear" w:color="auto" w:fill="EDEDED"/>
            <w:noWrap/>
            <w:vAlign w:val="bottom"/>
            <w:hideMark/>
          </w:tcPr>
          <w:p w14:paraId="5B7A6535"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nil"/>
              <w:left w:val="nil"/>
              <w:bottom w:val="single" w:sz="4" w:space="0" w:color="A5A5A5"/>
              <w:right w:val="single" w:sz="4" w:space="0" w:color="auto"/>
            </w:tcBorders>
            <w:shd w:val="clear" w:color="auto" w:fill="EDEDED"/>
            <w:noWrap/>
            <w:vAlign w:val="bottom"/>
            <w:hideMark/>
          </w:tcPr>
          <w:p w14:paraId="01898071"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r w:rsidR="00E527A6" w:rsidRPr="00350A47" w14:paraId="3C85967B"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1540B161"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per504</w:t>
            </w:r>
          </w:p>
        </w:tc>
        <w:tc>
          <w:tcPr>
            <w:tcW w:w="4010" w:type="dxa"/>
            <w:tcBorders>
              <w:top w:val="nil"/>
              <w:left w:val="nil"/>
              <w:bottom w:val="single" w:sz="4" w:space="0" w:color="A5A5A5"/>
              <w:right w:val="single" w:sz="4" w:space="0" w:color="auto"/>
            </w:tcBorders>
            <w:noWrap/>
            <w:vAlign w:val="bottom"/>
            <w:hideMark/>
          </w:tcPr>
          <w:p w14:paraId="6DE19F54"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Welfare State Expansion</w:t>
            </w:r>
          </w:p>
        </w:tc>
        <w:tc>
          <w:tcPr>
            <w:tcW w:w="827" w:type="dxa"/>
            <w:tcBorders>
              <w:top w:val="nil"/>
              <w:left w:val="nil"/>
              <w:bottom w:val="single" w:sz="4" w:space="0" w:color="A5A5A5"/>
              <w:right w:val="single" w:sz="4" w:space="0" w:color="A5A5A5"/>
            </w:tcBorders>
            <w:noWrap/>
            <w:vAlign w:val="bottom"/>
            <w:hideMark/>
          </w:tcPr>
          <w:p w14:paraId="03AA4DD9"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nil"/>
              <w:left w:val="nil"/>
              <w:bottom w:val="single" w:sz="4" w:space="0" w:color="A5A5A5"/>
              <w:right w:val="single" w:sz="4" w:space="0" w:color="auto"/>
            </w:tcBorders>
            <w:noWrap/>
            <w:vAlign w:val="bottom"/>
            <w:hideMark/>
          </w:tcPr>
          <w:p w14:paraId="37791E21"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r w:rsidR="00E527A6" w:rsidRPr="00350A47" w14:paraId="25DDB63D" w14:textId="77777777" w:rsidTr="001B6B74">
        <w:trPr>
          <w:trHeight w:val="300"/>
          <w:jc w:val="center"/>
        </w:trPr>
        <w:tc>
          <w:tcPr>
            <w:tcW w:w="9786" w:type="dxa"/>
            <w:gridSpan w:val="4"/>
            <w:tcBorders>
              <w:top w:val="single" w:sz="4" w:space="0" w:color="A5A5A5"/>
              <w:left w:val="single" w:sz="4" w:space="0" w:color="auto"/>
              <w:bottom w:val="single" w:sz="4" w:space="0" w:color="auto"/>
              <w:right w:val="single" w:sz="4" w:space="0" w:color="auto"/>
            </w:tcBorders>
            <w:noWrap/>
            <w:vAlign w:val="bottom"/>
            <w:hideMark/>
          </w:tcPr>
          <w:p w14:paraId="6BEAB2E4" w14:textId="77777777" w:rsidR="00E527A6" w:rsidRPr="00B0105C" w:rsidRDefault="00E527A6" w:rsidP="001B6B74">
            <w:pPr>
              <w:rPr>
                <w:rFonts w:ascii="Times New Roman" w:eastAsia="Times New Roman" w:hAnsi="Times New Roman" w:cs="Times New Roman"/>
                <w:sz w:val="22"/>
                <w:szCs w:val="22"/>
                <w:lang w:eastAsia="en-GB"/>
              </w:rPr>
            </w:pPr>
          </w:p>
        </w:tc>
      </w:tr>
      <w:tr w:rsidR="00E527A6" w:rsidRPr="00350A47" w14:paraId="6533B717" w14:textId="77777777" w:rsidTr="001B6B74">
        <w:trPr>
          <w:trHeight w:val="300"/>
          <w:jc w:val="center"/>
        </w:trPr>
        <w:tc>
          <w:tcPr>
            <w:tcW w:w="9786" w:type="dxa"/>
            <w:gridSpan w:val="4"/>
            <w:tcBorders>
              <w:top w:val="single" w:sz="4" w:space="0" w:color="auto"/>
              <w:left w:val="single" w:sz="4" w:space="0" w:color="auto"/>
              <w:bottom w:val="single" w:sz="4" w:space="0" w:color="auto"/>
              <w:right w:val="single" w:sz="4" w:space="0" w:color="auto"/>
            </w:tcBorders>
            <w:noWrap/>
            <w:vAlign w:val="center"/>
            <w:hideMark/>
          </w:tcPr>
          <w:p w14:paraId="45A4FABB" w14:textId="75B90E05" w:rsidR="00E527A6" w:rsidRPr="00B0105C" w:rsidRDefault="00E527A6" w:rsidP="001B6B74">
            <w:pPr>
              <w:jc w:val="center"/>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Society</w:t>
            </w:r>
            <w:r w:rsidR="00257294" w:rsidRPr="00B0105C">
              <w:rPr>
                <w:rFonts w:ascii="Times New Roman" w:eastAsia="Times New Roman" w:hAnsi="Times New Roman" w:cs="Times New Roman"/>
                <w:b/>
                <w:bCs/>
                <w:sz w:val="22"/>
                <w:szCs w:val="22"/>
                <w:lang w:eastAsia="en-GB"/>
              </w:rPr>
              <w:t xml:space="preserve"> (L</w:t>
            </w:r>
            <w:r w:rsidR="00257294" w:rsidRPr="00B0105C">
              <w:rPr>
                <w:rFonts w:ascii="Times New Roman" w:hAnsi="Times New Roman" w:cs="Times New Roman"/>
                <w:b/>
                <w:bCs/>
                <w:sz w:val="22"/>
                <w:szCs w:val="22"/>
              </w:rPr>
              <w:t>ibertarian-Authoritarian</w:t>
            </w:r>
            <w:r w:rsidRPr="00B0105C">
              <w:rPr>
                <w:rFonts w:ascii="Times New Roman" w:eastAsia="Times New Roman" w:hAnsi="Times New Roman" w:cs="Times New Roman"/>
                <w:b/>
                <w:bCs/>
                <w:sz w:val="22"/>
                <w:szCs w:val="22"/>
                <w:lang w:eastAsia="en-GB"/>
              </w:rPr>
              <w:t>) Dimension</w:t>
            </w:r>
          </w:p>
        </w:tc>
      </w:tr>
      <w:tr w:rsidR="00E527A6" w:rsidRPr="00350A47" w14:paraId="6B6EA2DD" w14:textId="77777777" w:rsidTr="001B6B74">
        <w:trPr>
          <w:trHeight w:val="300"/>
          <w:jc w:val="center"/>
        </w:trPr>
        <w:tc>
          <w:tcPr>
            <w:tcW w:w="4837" w:type="dxa"/>
            <w:gridSpan w:val="2"/>
            <w:tcBorders>
              <w:top w:val="nil"/>
              <w:left w:val="single" w:sz="4" w:space="0" w:color="auto"/>
              <w:bottom w:val="single" w:sz="4" w:space="0" w:color="auto"/>
              <w:right w:val="single" w:sz="4" w:space="0" w:color="000000"/>
            </w:tcBorders>
            <w:noWrap/>
            <w:vAlign w:val="center"/>
            <w:hideMark/>
          </w:tcPr>
          <w:p w14:paraId="0C03E16C" w14:textId="77777777" w:rsidR="00E527A6" w:rsidRPr="00B0105C" w:rsidRDefault="00E527A6" w:rsidP="001B6B74">
            <w:pPr>
              <w:jc w:val="center"/>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Left-Wing</w:t>
            </w:r>
          </w:p>
        </w:tc>
        <w:tc>
          <w:tcPr>
            <w:tcW w:w="4949" w:type="dxa"/>
            <w:gridSpan w:val="2"/>
            <w:tcBorders>
              <w:top w:val="nil"/>
              <w:left w:val="nil"/>
              <w:bottom w:val="single" w:sz="4" w:space="0" w:color="auto"/>
              <w:right w:val="single" w:sz="4" w:space="0" w:color="auto"/>
            </w:tcBorders>
            <w:noWrap/>
            <w:vAlign w:val="bottom"/>
            <w:hideMark/>
          </w:tcPr>
          <w:p w14:paraId="0BEBAD93" w14:textId="77777777" w:rsidR="00E527A6" w:rsidRPr="00B0105C" w:rsidRDefault="00E527A6" w:rsidP="001B6B74">
            <w:pPr>
              <w:jc w:val="center"/>
              <w:rPr>
                <w:rFonts w:ascii="Times New Roman" w:eastAsia="Times New Roman" w:hAnsi="Times New Roman" w:cs="Times New Roman"/>
                <w:b/>
                <w:bCs/>
                <w:sz w:val="22"/>
                <w:szCs w:val="22"/>
                <w:lang w:eastAsia="en-GB"/>
              </w:rPr>
            </w:pPr>
            <w:r w:rsidRPr="00B0105C">
              <w:rPr>
                <w:rFonts w:ascii="Times New Roman" w:eastAsia="Times New Roman" w:hAnsi="Times New Roman" w:cs="Times New Roman"/>
                <w:b/>
                <w:bCs/>
                <w:sz w:val="22"/>
                <w:szCs w:val="22"/>
                <w:lang w:eastAsia="en-GB"/>
              </w:rPr>
              <w:t>Right-Wing</w:t>
            </w:r>
          </w:p>
        </w:tc>
      </w:tr>
      <w:tr w:rsidR="00E527A6" w:rsidRPr="00350A47" w14:paraId="41BEFE00"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bottom"/>
            <w:hideMark/>
          </w:tcPr>
          <w:p w14:paraId="0E6AD68C"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per105</w:t>
            </w:r>
          </w:p>
        </w:tc>
        <w:tc>
          <w:tcPr>
            <w:tcW w:w="4010" w:type="dxa"/>
            <w:tcBorders>
              <w:top w:val="nil"/>
              <w:left w:val="nil"/>
              <w:bottom w:val="single" w:sz="4" w:space="0" w:color="A5A5A5"/>
              <w:right w:val="single" w:sz="4" w:space="0" w:color="auto"/>
            </w:tcBorders>
            <w:shd w:val="clear" w:color="auto" w:fill="EDEDED"/>
            <w:noWrap/>
            <w:vAlign w:val="center"/>
            <w:hideMark/>
          </w:tcPr>
          <w:p w14:paraId="33B57FD1"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Military: Negative</w:t>
            </w:r>
          </w:p>
        </w:tc>
        <w:tc>
          <w:tcPr>
            <w:tcW w:w="827" w:type="dxa"/>
            <w:tcBorders>
              <w:top w:val="nil"/>
              <w:left w:val="single" w:sz="4" w:space="0" w:color="A5A5A5"/>
              <w:bottom w:val="single" w:sz="4" w:space="0" w:color="A5A5A5"/>
              <w:right w:val="single" w:sz="4" w:space="0" w:color="auto"/>
            </w:tcBorders>
            <w:shd w:val="clear" w:color="auto" w:fill="EDEDED"/>
            <w:noWrap/>
            <w:vAlign w:val="bottom"/>
            <w:hideMark/>
          </w:tcPr>
          <w:p w14:paraId="54F54F4A"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per104</w:t>
            </w:r>
          </w:p>
        </w:tc>
        <w:tc>
          <w:tcPr>
            <w:tcW w:w="4122" w:type="dxa"/>
            <w:tcBorders>
              <w:top w:val="nil"/>
              <w:left w:val="single" w:sz="4" w:space="0" w:color="auto"/>
              <w:bottom w:val="single" w:sz="4" w:space="0" w:color="A5A5A5"/>
              <w:right w:val="single" w:sz="4" w:space="0" w:color="auto"/>
            </w:tcBorders>
            <w:shd w:val="clear" w:color="auto" w:fill="EDEDED"/>
            <w:noWrap/>
            <w:vAlign w:val="bottom"/>
            <w:hideMark/>
          </w:tcPr>
          <w:p w14:paraId="61EFA5F8"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Military: Positive</w:t>
            </w:r>
          </w:p>
        </w:tc>
      </w:tr>
      <w:tr w:rsidR="00E527A6" w:rsidRPr="00350A47" w14:paraId="58CEB9E4"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572316D9"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per106</w:t>
            </w:r>
          </w:p>
        </w:tc>
        <w:tc>
          <w:tcPr>
            <w:tcW w:w="4010" w:type="dxa"/>
            <w:tcBorders>
              <w:top w:val="nil"/>
              <w:left w:val="nil"/>
              <w:bottom w:val="nil"/>
              <w:right w:val="single" w:sz="4" w:space="0" w:color="auto"/>
            </w:tcBorders>
            <w:noWrap/>
            <w:vAlign w:val="bottom"/>
            <w:hideMark/>
          </w:tcPr>
          <w:p w14:paraId="78305C4B"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Peace</w:t>
            </w:r>
          </w:p>
        </w:tc>
        <w:tc>
          <w:tcPr>
            <w:tcW w:w="827" w:type="dxa"/>
            <w:tcBorders>
              <w:top w:val="single" w:sz="4" w:space="0" w:color="A5A5A5"/>
              <w:left w:val="single" w:sz="4" w:space="0" w:color="A5A5A5"/>
              <w:bottom w:val="single" w:sz="4" w:space="0" w:color="A5A5A5"/>
              <w:right w:val="single" w:sz="4" w:space="0" w:color="auto"/>
            </w:tcBorders>
            <w:noWrap/>
            <w:vAlign w:val="center"/>
            <w:hideMark/>
          </w:tcPr>
          <w:p w14:paraId="7251A4CD"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per109</w:t>
            </w:r>
          </w:p>
        </w:tc>
        <w:tc>
          <w:tcPr>
            <w:tcW w:w="4122" w:type="dxa"/>
            <w:tcBorders>
              <w:top w:val="nil"/>
              <w:left w:val="single" w:sz="4" w:space="0" w:color="auto"/>
              <w:bottom w:val="single" w:sz="4" w:space="0" w:color="A5A5A5"/>
              <w:right w:val="single" w:sz="4" w:space="0" w:color="auto"/>
            </w:tcBorders>
            <w:noWrap/>
            <w:vAlign w:val="bottom"/>
            <w:hideMark/>
          </w:tcPr>
          <w:p w14:paraId="412C3A8B"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Internationalism: Negative</w:t>
            </w:r>
          </w:p>
        </w:tc>
      </w:tr>
      <w:tr w:rsidR="00E527A6" w:rsidRPr="00350A47" w14:paraId="281CB2AB"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0DBE400A"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per107</w:t>
            </w:r>
          </w:p>
        </w:tc>
        <w:tc>
          <w:tcPr>
            <w:tcW w:w="4010" w:type="dxa"/>
            <w:tcBorders>
              <w:top w:val="single" w:sz="4" w:space="0" w:color="A5A5A5"/>
              <w:left w:val="nil"/>
              <w:bottom w:val="single" w:sz="4" w:space="0" w:color="A5A5A5"/>
              <w:right w:val="single" w:sz="4" w:space="0" w:color="auto"/>
            </w:tcBorders>
            <w:shd w:val="clear" w:color="auto" w:fill="EDEDED"/>
            <w:noWrap/>
            <w:vAlign w:val="bottom"/>
            <w:hideMark/>
          </w:tcPr>
          <w:p w14:paraId="56AB7BCD"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Internationalism: Positive</w:t>
            </w:r>
          </w:p>
        </w:tc>
        <w:tc>
          <w:tcPr>
            <w:tcW w:w="827" w:type="dxa"/>
            <w:tcBorders>
              <w:top w:val="single" w:sz="4" w:space="0" w:color="A5A5A5"/>
              <w:left w:val="single" w:sz="4" w:space="0" w:color="A5A5A5"/>
              <w:bottom w:val="single" w:sz="4" w:space="0" w:color="A5A5A5"/>
              <w:right w:val="single" w:sz="4" w:space="0" w:color="auto"/>
            </w:tcBorders>
            <w:shd w:val="clear" w:color="auto" w:fill="EDEDED"/>
            <w:noWrap/>
            <w:vAlign w:val="center"/>
            <w:hideMark/>
          </w:tcPr>
          <w:p w14:paraId="0BB93BD8"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per110</w:t>
            </w:r>
          </w:p>
        </w:tc>
        <w:tc>
          <w:tcPr>
            <w:tcW w:w="4122" w:type="dxa"/>
            <w:tcBorders>
              <w:top w:val="nil"/>
              <w:left w:val="single" w:sz="4" w:space="0" w:color="auto"/>
              <w:bottom w:val="single" w:sz="4" w:space="0" w:color="A5A5A5"/>
              <w:right w:val="single" w:sz="4" w:space="0" w:color="auto"/>
            </w:tcBorders>
            <w:shd w:val="clear" w:color="auto" w:fill="EDEDED"/>
            <w:noWrap/>
            <w:vAlign w:val="bottom"/>
            <w:hideMark/>
          </w:tcPr>
          <w:p w14:paraId="5C39952C"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European Community/Union: Negative</w:t>
            </w:r>
          </w:p>
        </w:tc>
      </w:tr>
      <w:tr w:rsidR="00E527A6" w:rsidRPr="00350A47" w14:paraId="685EBD5C"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6FFF235C"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per108</w:t>
            </w:r>
          </w:p>
        </w:tc>
        <w:tc>
          <w:tcPr>
            <w:tcW w:w="4010" w:type="dxa"/>
            <w:tcBorders>
              <w:top w:val="nil"/>
              <w:left w:val="nil"/>
              <w:bottom w:val="nil"/>
              <w:right w:val="single" w:sz="4" w:space="0" w:color="auto"/>
            </w:tcBorders>
            <w:noWrap/>
            <w:vAlign w:val="bottom"/>
            <w:hideMark/>
          </w:tcPr>
          <w:p w14:paraId="29FC6713" w14:textId="77777777" w:rsidR="00E527A6" w:rsidRPr="00B0105C" w:rsidRDefault="00E527A6" w:rsidP="001B6B74">
            <w:pP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European Community/Union: Positive</w:t>
            </w:r>
          </w:p>
        </w:tc>
        <w:tc>
          <w:tcPr>
            <w:tcW w:w="827" w:type="dxa"/>
            <w:tcBorders>
              <w:top w:val="single" w:sz="4" w:space="0" w:color="A5A5A5"/>
              <w:left w:val="single" w:sz="4" w:space="0" w:color="auto"/>
              <w:bottom w:val="single" w:sz="4" w:space="0" w:color="A5A5A5"/>
              <w:right w:val="single" w:sz="4" w:space="0" w:color="auto"/>
            </w:tcBorders>
            <w:noWrap/>
            <w:vAlign w:val="center"/>
            <w:hideMark/>
          </w:tcPr>
          <w:p w14:paraId="530B180C"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per601</w:t>
            </w:r>
          </w:p>
        </w:tc>
        <w:tc>
          <w:tcPr>
            <w:tcW w:w="4122" w:type="dxa"/>
            <w:tcBorders>
              <w:top w:val="nil"/>
              <w:left w:val="single" w:sz="4" w:space="0" w:color="auto"/>
              <w:bottom w:val="single" w:sz="4" w:space="0" w:color="A5A5A5"/>
              <w:right w:val="single" w:sz="4" w:space="0" w:color="auto"/>
            </w:tcBorders>
            <w:noWrap/>
            <w:vAlign w:val="bottom"/>
            <w:hideMark/>
          </w:tcPr>
          <w:p w14:paraId="6BA65D86"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National Way of Life: Positive</w:t>
            </w:r>
          </w:p>
        </w:tc>
      </w:tr>
      <w:tr w:rsidR="00E527A6" w:rsidRPr="00350A47" w14:paraId="2300C135"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159370FB"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per501</w:t>
            </w:r>
          </w:p>
        </w:tc>
        <w:tc>
          <w:tcPr>
            <w:tcW w:w="4010" w:type="dxa"/>
            <w:tcBorders>
              <w:top w:val="single" w:sz="4" w:space="0" w:color="A5A5A5"/>
              <w:left w:val="nil"/>
              <w:bottom w:val="single" w:sz="4" w:space="0" w:color="A5A5A5"/>
              <w:right w:val="single" w:sz="4" w:space="0" w:color="auto"/>
            </w:tcBorders>
            <w:shd w:val="clear" w:color="auto" w:fill="EDEDED"/>
            <w:noWrap/>
            <w:vAlign w:val="bottom"/>
            <w:hideMark/>
          </w:tcPr>
          <w:p w14:paraId="5461F8A4"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Environmental Protection</w:t>
            </w:r>
          </w:p>
        </w:tc>
        <w:tc>
          <w:tcPr>
            <w:tcW w:w="827" w:type="dxa"/>
            <w:tcBorders>
              <w:top w:val="single" w:sz="4" w:space="0" w:color="A5A5A5"/>
              <w:left w:val="single" w:sz="4" w:space="0" w:color="A5A5A5"/>
              <w:bottom w:val="single" w:sz="4" w:space="0" w:color="A5A5A5"/>
              <w:right w:val="single" w:sz="4" w:space="0" w:color="auto"/>
            </w:tcBorders>
            <w:shd w:val="clear" w:color="auto" w:fill="EDEDED"/>
            <w:noWrap/>
            <w:vAlign w:val="center"/>
            <w:hideMark/>
          </w:tcPr>
          <w:p w14:paraId="4D8C92E7"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per603</w:t>
            </w:r>
          </w:p>
        </w:tc>
        <w:tc>
          <w:tcPr>
            <w:tcW w:w="4122" w:type="dxa"/>
            <w:tcBorders>
              <w:top w:val="nil"/>
              <w:left w:val="single" w:sz="4" w:space="0" w:color="auto"/>
              <w:bottom w:val="single" w:sz="4" w:space="0" w:color="A5A5A5"/>
              <w:right w:val="single" w:sz="4" w:space="0" w:color="auto"/>
            </w:tcBorders>
            <w:shd w:val="clear" w:color="auto" w:fill="EDEDED"/>
            <w:noWrap/>
            <w:vAlign w:val="bottom"/>
            <w:hideMark/>
          </w:tcPr>
          <w:p w14:paraId="24EC9444"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Traditional Morality: Positive</w:t>
            </w:r>
          </w:p>
        </w:tc>
      </w:tr>
      <w:tr w:rsidR="00E527A6" w:rsidRPr="00350A47" w14:paraId="216F243C"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6F00D32F"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per503</w:t>
            </w:r>
          </w:p>
        </w:tc>
        <w:tc>
          <w:tcPr>
            <w:tcW w:w="4010" w:type="dxa"/>
            <w:tcBorders>
              <w:top w:val="nil"/>
              <w:left w:val="nil"/>
              <w:bottom w:val="single" w:sz="4" w:space="0" w:color="A5A5A5"/>
              <w:right w:val="single" w:sz="4" w:space="0" w:color="auto"/>
            </w:tcBorders>
            <w:noWrap/>
            <w:vAlign w:val="bottom"/>
            <w:hideMark/>
          </w:tcPr>
          <w:p w14:paraId="0DB2B67A"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Equality: Positive</w:t>
            </w:r>
          </w:p>
        </w:tc>
        <w:tc>
          <w:tcPr>
            <w:tcW w:w="827" w:type="dxa"/>
            <w:tcBorders>
              <w:top w:val="single" w:sz="4" w:space="0" w:color="A5A5A5"/>
              <w:left w:val="single" w:sz="4" w:space="0" w:color="A5A5A5"/>
              <w:bottom w:val="single" w:sz="4" w:space="0" w:color="A5A5A5"/>
              <w:right w:val="single" w:sz="4" w:space="0" w:color="auto"/>
            </w:tcBorders>
            <w:noWrap/>
            <w:vAlign w:val="center"/>
            <w:hideMark/>
          </w:tcPr>
          <w:p w14:paraId="1C0F184D"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per605</w:t>
            </w:r>
          </w:p>
        </w:tc>
        <w:tc>
          <w:tcPr>
            <w:tcW w:w="4122" w:type="dxa"/>
            <w:tcBorders>
              <w:top w:val="nil"/>
              <w:left w:val="single" w:sz="4" w:space="0" w:color="auto"/>
              <w:bottom w:val="single" w:sz="4" w:space="0" w:color="A5A5A5"/>
              <w:right w:val="single" w:sz="4" w:space="0" w:color="auto"/>
            </w:tcBorders>
            <w:noWrap/>
            <w:vAlign w:val="bottom"/>
            <w:hideMark/>
          </w:tcPr>
          <w:p w14:paraId="0A23FB5F"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Law and Order: Positive</w:t>
            </w:r>
          </w:p>
        </w:tc>
      </w:tr>
      <w:tr w:rsidR="00E527A6" w:rsidRPr="00350A47" w14:paraId="04E9BCAF"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3FCDD888"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per602</w:t>
            </w:r>
          </w:p>
        </w:tc>
        <w:tc>
          <w:tcPr>
            <w:tcW w:w="4010" w:type="dxa"/>
            <w:tcBorders>
              <w:top w:val="nil"/>
              <w:left w:val="nil"/>
              <w:bottom w:val="single" w:sz="4" w:space="0" w:color="A5A5A5"/>
              <w:right w:val="single" w:sz="4" w:space="0" w:color="auto"/>
            </w:tcBorders>
            <w:shd w:val="clear" w:color="auto" w:fill="EDEDED"/>
            <w:noWrap/>
            <w:vAlign w:val="bottom"/>
            <w:hideMark/>
          </w:tcPr>
          <w:p w14:paraId="56F89EDD"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National Way of Life: Negative</w:t>
            </w:r>
          </w:p>
        </w:tc>
        <w:tc>
          <w:tcPr>
            <w:tcW w:w="827" w:type="dxa"/>
            <w:tcBorders>
              <w:top w:val="single" w:sz="4" w:space="0" w:color="A5A5A5"/>
              <w:left w:val="nil"/>
              <w:bottom w:val="single" w:sz="4" w:space="0" w:color="A5A5A5"/>
              <w:right w:val="single" w:sz="4" w:space="0" w:color="auto"/>
            </w:tcBorders>
            <w:shd w:val="clear" w:color="auto" w:fill="EDEDED"/>
            <w:noWrap/>
            <w:vAlign w:val="bottom"/>
            <w:hideMark/>
          </w:tcPr>
          <w:p w14:paraId="1AF36CBD"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per608</w:t>
            </w:r>
          </w:p>
        </w:tc>
        <w:tc>
          <w:tcPr>
            <w:tcW w:w="4122" w:type="dxa"/>
            <w:tcBorders>
              <w:top w:val="nil"/>
              <w:left w:val="single" w:sz="4" w:space="0" w:color="auto"/>
              <w:bottom w:val="single" w:sz="4" w:space="0" w:color="A5A5A5"/>
              <w:right w:val="single" w:sz="4" w:space="0" w:color="auto"/>
            </w:tcBorders>
            <w:shd w:val="clear" w:color="auto" w:fill="EDEDED"/>
            <w:noWrap/>
            <w:vAlign w:val="bottom"/>
            <w:hideMark/>
          </w:tcPr>
          <w:p w14:paraId="079F4A15"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Multiculturalism: Negative</w:t>
            </w:r>
          </w:p>
        </w:tc>
      </w:tr>
      <w:tr w:rsidR="00E527A6" w:rsidRPr="00350A47" w14:paraId="06E65DE9" w14:textId="77777777" w:rsidTr="001B6B74">
        <w:trPr>
          <w:trHeight w:val="300"/>
          <w:jc w:val="center"/>
        </w:trPr>
        <w:tc>
          <w:tcPr>
            <w:tcW w:w="827" w:type="dxa"/>
            <w:tcBorders>
              <w:top w:val="nil"/>
              <w:left w:val="single" w:sz="4" w:space="0" w:color="auto"/>
              <w:bottom w:val="single" w:sz="4" w:space="0" w:color="A5A5A5"/>
              <w:right w:val="single" w:sz="4" w:space="0" w:color="A5A5A5"/>
            </w:tcBorders>
            <w:noWrap/>
            <w:vAlign w:val="center"/>
            <w:hideMark/>
          </w:tcPr>
          <w:p w14:paraId="15F829C4"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per604</w:t>
            </w:r>
          </w:p>
        </w:tc>
        <w:tc>
          <w:tcPr>
            <w:tcW w:w="4010" w:type="dxa"/>
            <w:tcBorders>
              <w:top w:val="nil"/>
              <w:left w:val="nil"/>
              <w:bottom w:val="single" w:sz="4" w:space="0" w:color="A5A5A5"/>
              <w:right w:val="single" w:sz="4" w:space="0" w:color="auto"/>
            </w:tcBorders>
            <w:noWrap/>
            <w:vAlign w:val="bottom"/>
            <w:hideMark/>
          </w:tcPr>
          <w:p w14:paraId="6C6713C6"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Traditional Morality: Negative</w:t>
            </w:r>
          </w:p>
        </w:tc>
        <w:tc>
          <w:tcPr>
            <w:tcW w:w="827" w:type="dxa"/>
            <w:tcBorders>
              <w:top w:val="single" w:sz="4" w:space="0" w:color="A5A5A5"/>
              <w:left w:val="nil"/>
              <w:bottom w:val="single" w:sz="4" w:space="0" w:color="A5A5A5"/>
              <w:right w:val="single" w:sz="4" w:space="0" w:color="auto"/>
            </w:tcBorders>
            <w:noWrap/>
            <w:vAlign w:val="bottom"/>
            <w:hideMark/>
          </w:tcPr>
          <w:p w14:paraId="496E8F63"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nil"/>
              <w:left w:val="single" w:sz="4" w:space="0" w:color="auto"/>
              <w:bottom w:val="single" w:sz="4" w:space="0" w:color="A5A5A5"/>
              <w:right w:val="single" w:sz="4" w:space="0" w:color="auto"/>
            </w:tcBorders>
            <w:noWrap/>
            <w:vAlign w:val="bottom"/>
            <w:hideMark/>
          </w:tcPr>
          <w:p w14:paraId="317F9791"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r w:rsidR="00E527A6" w:rsidRPr="00350A47" w14:paraId="54719710" w14:textId="77777777" w:rsidTr="001B6B74">
        <w:trPr>
          <w:trHeight w:val="300"/>
          <w:jc w:val="center"/>
        </w:trPr>
        <w:tc>
          <w:tcPr>
            <w:tcW w:w="827" w:type="dxa"/>
            <w:tcBorders>
              <w:top w:val="nil"/>
              <w:left w:val="single" w:sz="4" w:space="0" w:color="auto"/>
              <w:bottom w:val="single" w:sz="4" w:space="0" w:color="A5A5A5"/>
              <w:right w:val="single" w:sz="4" w:space="0" w:color="A5A5A5"/>
            </w:tcBorders>
            <w:shd w:val="clear" w:color="auto" w:fill="EDEDED"/>
            <w:noWrap/>
            <w:vAlign w:val="center"/>
            <w:hideMark/>
          </w:tcPr>
          <w:p w14:paraId="4EAD6B04"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per607</w:t>
            </w:r>
          </w:p>
        </w:tc>
        <w:tc>
          <w:tcPr>
            <w:tcW w:w="4010" w:type="dxa"/>
            <w:tcBorders>
              <w:top w:val="nil"/>
              <w:left w:val="nil"/>
              <w:bottom w:val="single" w:sz="4" w:space="0" w:color="A5A5A5"/>
              <w:right w:val="single" w:sz="4" w:space="0" w:color="auto"/>
            </w:tcBorders>
            <w:shd w:val="clear" w:color="auto" w:fill="EDEDED"/>
            <w:noWrap/>
            <w:vAlign w:val="bottom"/>
            <w:hideMark/>
          </w:tcPr>
          <w:p w14:paraId="6DEF5B35"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Multiculturalism: Positive</w:t>
            </w:r>
          </w:p>
        </w:tc>
        <w:tc>
          <w:tcPr>
            <w:tcW w:w="827" w:type="dxa"/>
            <w:tcBorders>
              <w:top w:val="single" w:sz="4" w:space="0" w:color="A5A5A5"/>
              <w:left w:val="nil"/>
              <w:bottom w:val="single" w:sz="4" w:space="0" w:color="A5A5A5"/>
              <w:right w:val="single" w:sz="4" w:space="0" w:color="auto"/>
            </w:tcBorders>
            <w:shd w:val="clear" w:color="auto" w:fill="EDEDED"/>
            <w:noWrap/>
            <w:vAlign w:val="bottom"/>
            <w:hideMark/>
          </w:tcPr>
          <w:p w14:paraId="128AE988"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nil"/>
              <w:left w:val="single" w:sz="4" w:space="0" w:color="auto"/>
              <w:bottom w:val="single" w:sz="4" w:space="0" w:color="A5A5A5"/>
              <w:right w:val="single" w:sz="4" w:space="0" w:color="auto"/>
            </w:tcBorders>
            <w:shd w:val="clear" w:color="auto" w:fill="EDEDED"/>
            <w:noWrap/>
            <w:vAlign w:val="bottom"/>
            <w:hideMark/>
          </w:tcPr>
          <w:p w14:paraId="762DC1D2"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r w:rsidR="00E527A6" w:rsidRPr="00350A47" w14:paraId="7E535FAF" w14:textId="77777777" w:rsidTr="001B6B74">
        <w:trPr>
          <w:trHeight w:val="300"/>
          <w:jc w:val="center"/>
        </w:trPr>
        <w:tc>
          <w:tcPr>
            <w:tcW w:w="827" w:type="dxa"/>
            <w:tcBorders>
              <w:top w:val="single" w:sz="4" w:space="0" w:color="A5A5A5"/>
              <w:left w:val="single" w:sz="4" w:space="0" w:color="auto"/>
              <w:bottom w:val="single" w:sz="4" w:space="0" w:color="auto"/>
              <w:right w:val="nil"/>
            </w:tcBorders>
            <w:noWrap/>
            <w:vAlign w:val="bottom"/>
            <w:hideMark/>
          </w:tcPr>
          <w:p w14:paraId="24BD31BB"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per705</w:t>
            </w:r>
          </w:p>
        </w:tc>
        <w:tc>
          <w:tcPr>
            <w:tcW w:w="4010" w:type="dxa"/>
            <w:tcBorders>
              <w:top w:val="single" w:sz="4" w:space="0" w:color="A5A5A5"/>
              <w:left w:val="nil"/>
              <w:bottom w:val="single" w:sz="4" w:space="0" w:color="auto"/>
              <w:right w:val="single" w:sz="4" w:space="0" w:color="auto"/>
            </w:tcBorders>
            <w:noWrap/>
            <w:vAlign w:val="bottom"/>
            <w:hideMark/>
          </w:tcPr>
          <w:p w14:paraId="0929A283" w14:textId="77777777" w:rsidR="00E527A6" w:rsidRPr="00B0105C" w:rsidRDefault="00E527A6" w:rsidP="001B6B74">
            <w:pPr>
              <w:jc w:val="cente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Underprivileged Minority Groups</w:t>
            </w:r>
          </w:p>
        </w:tc>
        <w:tc>
          <w:tcPr>
            <w:tcW w:w="827" w:type="dxa"/>
            <w:tcBorders>
              <w:top w:val="single" w:sz="4" w:space="0" w:color="A5A5A5"/>
              <w:left w:val="single" w:sz="4" w:space="0" w:color="auto"/>
              <w:bottom w:val="single" w:sz="4" w:space="0" w:color="auto"/>
              <w:right w:val="single" w:sz="4" w:space="0" w:color="auto"/>
            </w:tcBorders>
            <w:noWrap/>
            <w:vAlign w:val="bottom"/>
            <w:hideMark/>
          </w:tcPr>
          <w:p w14:paraId="1D4C2B52" w14:textId="77777777" w:rsidR="00E527A6" w:rsidRPr="00B0105C" w:rsidRDefault="00E527A6" w:rsidP="001B6B74">
            <w:pP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c>
          <w:tcPr>
            <w:tcW w:w="4122" w:type="dxa"/>
            <w:tcBorders>
              <w:top w:val="single" w:sz="4" w:space="0" w:color="A5A5A5"/>
              <w:left w:val="single" w:sz="4" w:space="0" w:color="auto"/>
              <w:bottom w:val="single" w:sz="4" w:space="0" w:color="auto"/>
              <w:right w:val="single" w:sz="4" w:space="0" w:color="auto"/>
            </w:tcBorders>
            <w:noWrap/>
            <w:vAlign w:val="bottom"/>
            <w:hideMark/>
          </w:tcPr>
          <w:p w14:paraId="0E26B751" w14:textId="77777777" w:rsidR="00E527A6" w:rsidRPr="00B0105C" w:rsidRDefault="00E527A6" w:rsidP="001B6B74">
            <w:pPr>
              <w:rPr>
                <w:rFonts w:ascii="Times New Roman" w:eastAsia="Times New Roman" w:hAnsi="Times New Roman" w:cs="Times New Roman"/>
                <w:sz w:val="22"/>
                <w:szCs w:val="22"/>
                <w:lang w:eastAsia="en-GB"/>
              </w:rPr>
            </w:pPr>
            <w:r w:rsidRPr="00B0105C">
              <w:rPr>
                <w:rFonts w:ascii="Times New Roman" w:eastAsia="Times New Roman" w:hAnsi="Times New Roman" w:cs="Times New Roman"/>
                <w:sz w:val="22"/>
                <w:szCs w:val="22"/>
                <w:lang w:eastAsia="en-GB"/>
              </w:rPr>
              <w:t> </w:t>
            </w:r>
          </w:p>
        </w:tc>
      </w:tr>
    </w:tbl>
    <w:p w14:paraId="3C8F583A" w14:textId="77777777" w:rsidR="00E527A6" w:rsidRPr="005875AB" w:rsidRDefault="00E527A6" w:rsidP="00564AEA">
      <w:pPr>
        <w:jc w:val="both"/>
        <w:rPr>
          <w:rFonts w:ascii="Times New Roman" w:hAnsi="Times New Roman" w:cs="Times New Roman"/>
          <w:b/>
        </w:rPr>
      </w:pPr>
    </w:p>
    <w:p w14:paraId="479B1AF9" w14:textId="77777777" w:rsidR="00CE403F" w:rsidRPr="005875AB" w:rsidRDefault="00CE403F" w:rsidP="00564AEA">
      <w:pPr>
        <w:jc w:val="both"/>
        <w:rPr>
          <w:rFonts w:ascii="Times New Roman" w:hAnsi="Times New Roman" w:cs="Times New Roman"/>
          <w:b/>
        </w:rPr>
      </w:pPr>
    </w:p>
    <w:p w14:paraId="2466994D" w14:textId="77777777" w:rsidR="00CE403F" w:rsidRPr="005875AB" w:rsidRDefault="00CE403F" w:rsidP="00564AEA">
      <w:pPr>
        <w:jc w:val="both"/>
        <w:rPr>
          <w:rFonts w:ascii="Times New Roman" w:hAnsi="Times New Roman" w:cs="Times New Roman"/>
          <w:b/>
        </w:rPr>
      </w:pPr>
    </w:p>
    <w:p w14:paraId="0F13E675" w14:textId="77777777" w:rsidR="00CE403F" w:rsidRPr="005875AB" w:rsidRDefault="00CE403F" w:rsidP="00564AEA">
      <w:pPr>
        <w:jc w:val="both"/>
        <w:rPr>
          <w:rFonts w:ascii="Times New Roman" w:hAnsi="Times New Roman" w:cs="Times New Roman"/>
          <w:b/>
        </w:rPr>
      </w:pPr>
    </w:p>
    <w:p w14:paraId="097CD4EC" w14:textId="77777777" w:rsidR="00CE403F" w:rsidRPr="005875AB" w:rsidRDefault="00CE403F" w:rsidP="00564AEA">
      <w:pPr>
        <w:jc w:val="both"/>
        <w:rPr>
          <w:rFonts w:ascii="Times New Roman" w:hAnsi="Times New Roman" w:cs="Times New Roman"/>
          <w:b/>
        </w:rPr>
      </w:pPr>
    </w:p>
    <w:p w14:paraId="150120FA" w14:textId="0FB4EC8D" w:rsidR="00CE403F" w:rsidRDefault="00CE403F" w:rsidP="00564AEA">
      <w:pPr>
        <w:jc w:val="both"/>
        <w:rPr>
          <w:ins w:id="871" w:author="Polacko, Matt (2017)" w:date="2022-05-26T16:42:00Z"/>
          <w:rFonts w:ascii="Times New Roman" w:hAnsi="Times New Roman" w:cs="Times New Roman"/>
          <w:b/>
        </w:rPr>
      </w:pPr>
    </w:p>
    <w:p w14:paraId="2AE390A0" w14:textId="2FD3EA8F" w:rsidR="0035726C" w:rsidRDefault="0035726C" w:rsidP="00564AEA">
      <w:pPr>
        <w:jc w:val="both"/>
        <w:rPr>
          <w:ins w:id="872" w:author="Polacko, Matt (2017)" w:date="2022-05-26T16:42:00Z"/>
          <w:rFonts w:ascii="Times New Roman" w:hAnsi="Times New Roman" w:cs="Times New Roman"/>
          <w:b/>
        </w:rPr>
      </w:pPr>
    </w:p>
    <w:p w14:paraId="6FDA34F5" w14:textId="42BFDF21" w:rsidR="0035726C" w:rsidRDefault="0035726C" w:rsidP="00564AEA">
      <w:pPr>
        <w:jc w:val="both"/>
        <w:rPr>
          <w:ins w:id="873" w:author="Polacko, Matt (2017)" w:date="2022-05-26T16:42:00Z"/>
          <w:rFonts w:ascii="Times New Roman" w:hAnsi="Times New Roman" w:cs="Times New Roman"/>
          <w:b/>
        </w:rPr>
      </w:pPr>
    </w:p>
    <w:p w14:paraId="55DFCAB5" w14:textId="377B693B" w:rsidR="0035726C" w:rsidRDefault="0035726C" w:rsidP="00564AEA">
      <w:pPr>
        <w:jc w:val="both"/>
        <w:rPr>
          <w:ins w:id="874" w:author="Polacko, Matt (2017)" w:date="2022-05-26T16:42:00Z"/>
          <w:rFonts w:ascii="Times New Roman" w:hAnsi="Times New Roman" w:cs="Times New Roman"/>
          <w:b/>
        </w:rPr>
      </w:pPr>
    </w:p>
    <w:p w14:paraId="2E838346" w14:textId="77777777" w:rsidR="0035726C" w:rsidRPr="005875AB" w:rsidRDefault="0035726C" w:rsidP="00564AEA">
      <w:pPr>
        <w:jc w:val="both"/>
        <w:rPr>
          <w:ins w:id="875" w:author="Matt Polacko" w:date="2022-05-27T10:53:00Z"/>
          <w:rFonts w:ascii="Times New Roman" w:hAnsi="Times New Roman" w:cs="Times New Roman"/>
          <w:b/>
        </w:rPr>
      </w:pPr>
    </w:p>
    <w:p w14:paraId="56076F48" w14:textId="77777777" w:rsidR="00CE403F" w:rsidRPr="00564AEA" w:rsidRDefault="00CE403F" w:rsidP="00564AEA">
      <w:pPr>
        <w:jc w:val="both"/>
        <w:rPr>
          <w:rFonts w:ascii="Times New Roman" w:hAnsi="Times New Roman" w:cs="Times New Roman"/>
        </w:rPr>
      </w:pPr>
    </w:p>
    <w:p w14:paraId="764504C7" w14:textId="77777777" w:rsidR="00CE403F" w:rsidRPr="00564AEA" w:rsidRDefault="00CE403F" w:rsidP="00564AEA">
      <w:pPr>
        <w:jc w:val="both"/>
        <w:rPr>
          <w:rFonts w:ascii="Times New Roman" w:hAnsi="Times New Roman" w:cs="Times New Roman"/>
        </w:rPr>
      </w:pPr>
    </w:p>
    <w:p w14:paraId="3FB24EB0" w14:textId="369D1C66" w:rsidR="00CE403F" w:rsidRPr="005875AB" w:rsidRDefault="00F54811" w:rsidP="00564AEA">
      <w:pPr>
        <w:jc w:val="both"/>
        <w:rPr>
          <w:rFonts w:ascii="Times New Roman" w:hAnsi="Times New Roman" w:cs="Times New Roman"/>
          <w:b/>
        </w:rPr>
      </w:pPr>
      <w:r w:rsidRPr="005875AB">
        <w:rPr>
          <w:rFonts w:ascii="Times New Roman" w:hAnsi="Times New Roman" w:cs="Times New Roman"/>
          <w:b/>
        </w:rPr>
        <w:lastRenderedPageBreak/>
        <w:t>A4</w:t>
      </w:r>
      <w:r w:rsidR="00CE403F" w:rsidRPr="005875AB">
        <w:rPr>
          <w:rFonts w:ascii="Times New Roman" w:hAnsi="Times New Roman" w:cs="Times New Roman"/>
          <w:b/>
        </w:rPr>
        <w:tab/>
        <w:t xml:space="preserve">Results of Interactions for Figure </w:t>
      </w:r>
      <w:ins w:id="876" w:author="Microsoft Office User" w:date="2022-05-27T09:44:00Z">
        <w:r w:rsidR="005E2802">
          <w:rPr>
            <w:rFonts w:ascii="Times New Roman" w:hAnsi="Times New Roman" w:cs="Times New Roman"/>
            <w:b/>
          </w:rPr>
          <w:t>5</w:t>
        </w:r>
      </w:ins>
      <w:del w:id="877" w:author="Microsoft Office User" w:date="2022-05-27T09:44:00Z">
        <w:r w:rsidRPr="005875AB" w:rsidDel="005E2802">
          <w:rPr>
            <w:rFonts w:ascii="Times New Roman" w:hAnsi="Times New Roman" w:cs="Times New Roman"/>
            <w:b/>
          </w:rPr>
          <w:delText>X</w:delText>
        </w:r>
      </w:del>
      <w:r w:rsidR="00CE403F" w:rsidRPr="005875AB">
        <w:rPr>
          <w:rFonts w:ascii="Times New Roman" w:hAnsi="Times New Roman" w:cs="Times New Roman"/>
          <w:b/>
        </w:rPr>
        <w:t>: Regression</w:t>
      </w:r>
      <w:r w:rsidRPr="005875AB">
        <w:rPr>
          <w:rFonts w:ascii="Times New Roman" w:hAnsi="Times New Roman" w:cs="Times New Roman"/>
          <w:b/>
        </w:rPr>
        <w:t>s of Party Vote</w:t>
      </w:r>
      <w:r w:rsidR="00CE403F" w:rsidRPr="005875AB">
        <w:rPr>
          <w:rFonts w:ascii="Times New Roman" w:hAnsi="Times New Roman" w:cs="Times New Roman"/>
          <w:b/>
        </w:rPr>
        <w:t xml:space="preserve">, </w:t>
      </w:r>
      <w:r w:rsidRPr="005875AB">
        <w:rPr>
          <w:rFonts w:ascii="Times New Roman" w:hAnsi="Times New Roman" w:cs="Times New Roman"/>
          <w:b/>
        </w:rPr>
        <w:t>1993</w:t>
      </w:r>
      <w:r w:rsidR="00CE403F" w:rsidRPr="005875AB">
        <w:rPr>
          <w:rFonts w:ascii="Times New Roman" w:hAnsi="Times New Roman" w:cs="Times New Roman"/>
          <w:b/>
        </w:rPr>
        <w:t>-2019</w:t>
      </w:r>
    </w:p>
    <w:p w14:paraId="36819CAA" w14:textId="77777777" w:rsidR="00CE403F" w:rsidRPr="00564AEA" w:rsidRDefault="00CE403F" w:rsidP="00DD538A">
      <w:pPr>
        <w:jc w:val="both"/>
        <w:rPr>
          <w:rFonts w:ascii="Times New Roman" w:hAnsi="Times New Roman" w:cs="Times New Roman"/>
        </w:rPr>
      </w:pPr>
    </w:p>
    <w:tbl>
      <w:tblPr>
        <w:tblW w:w="10490" w:type="dxa"/>
        <w:jc w:val="center"/>
        <w:tblLayout w:type="fixed"/>
        <w:tblLook w:val="0000" w:firstRow="0" w:lastRow="0" w:firstColumn="0" w:lastColumn="0" w:noHBand="0" w:noVBand="0"/>
      </w:tblPr>
      <w:tblGrid>
        <w:gridCol w:w="1560"/>
        <w:gridCol w:w="992"/>
        <w:gridCol w:w="992"/>
        <w:gridCol w:w="993"/>
        <w:gridCol w:w="992"/>
        <w:gridCol w:w="992"/>
        <w:gridCol w:w="992"/>
        <w:gridCol w:w="993"/>
        <w:gridCol w:w="992"/>
        <w:gridCol w:w="992"/>
      </w:tblGrid>
      <w:tr w:rsidR="00F54811" w:rsidRPr="00350A47" w14:paraId="63739332" w14:textId="77777777" w:rsidTr="001B6B74">
        <w:trPr>
          <w:jc w:val="center"/>
        </w:trPr>
        <w:tc>
          <w:tcPr>
            <w:tcW w:w="1560" w:type="dxa"/>
            <w:tcBorders>
              <w:top w:val="single" w:sz="4" w:space="0" w:color="auto"/>
              <w:left w:val="single" w:sz="4" w:space="0" w:color="auto"/>
              <w:bottom w:val="nil"/>
              <w:right w:val="single" w:sz="4" w:space="0" w:color="auto"/>
            </w:tcBorders>
          </w:tcPr>
          <w:p w14:paraId="3168017B"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2977" w:type="dxa"/>
            <w:gridSpan w:val="3"/>
            <w:tcBorders>
              <w:top w:val="single" w:sz="4" w:space="0" w:color="auto"/>
              <w:left w:val="single" w:sz="4" w:space="0" w:color="auto"/>
              <w:bottom w:val="nil"/>
              <w:right w:val="single" w:sz="4" w:space="0" w:color="auto"/>
            </w:tcBorders>
          </w:tcPr>
          <w:p w14:paraId="7E0D984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NDP</w:t>
            </w:r>
          </w:p>
        </w:tc>
        <w:tc>
          <w:tcPr>
            <w:tcW w:w="2976" w:type="dxa"/>
            <w:gridSpan w:val="3"/>
            <w:tcBorders>
              <w:top w:val="single" w:sz="4" w:space="0" w:color="auto"/>
              <w:left w:val="single" w:sz="4" w:space="0" w:color="auto"/>
              <w:bottom w:val="nil"/>
              <w:right w:val="single" w:sz="4" w:space="0" w:color="auto"/>
            </w:tcBorders>
          </w:tcPr>
          <w:p w14:paraId="6A970E3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Liberal</w:t>
            </w:r>
          </w:p>
        </w:tc>
        <w:tc>
          <w:tcPr>
            <w:tcW w:w="2977" w:type="dxa"/>
            <w:gridSpan w:val="3"/>
            <w:tcBorders>
              <w:top w:val="single" w:sz="4" w:space="0" w:color="auto"/>
              <w:left w:val="single" w:sz="4" w:space="0" w:color="auto"/>
              <w:bottom w:val="nil"/>
              <w:right w:val="single" w:sz="4" w:space="0" w:color="auto"/>
            </w:tcBorders>
          </w:tcPr>
          <w:p w14:paraId="400A3A8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Conservative</w:t>
            </w:r>
          </w:p>
        </w:tc>
      </w:tr>
      <w:tr w:rsidR="00F54811" w:rsidRPr="00350A47" w14:paraId="45D989F6" w14:textId="77777777" w:rsidTr="001B6B74">
        <w:trPr>
          <w:jc w:val="center"/>
        </w:trPr>
        <w:tc>
          <w:tcPr>
            <w:tcW w:w="1560" w:type="dxa"/>
            <w:tcBorders>
              <w:top w:val="nil"/>
              <w:left w:val="single" w:sz="4" w:space="0" w:color="auto"/>
              <w:bottom w:val="nil"/>
              <w:right w:val="single" w:sz="4" w:space="0" w:color="auto"/>
            </w:tcBorders>
          </w:tcPr>
          <w:p w14:paraId="63E2DCAC"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1138A7D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1990s</w:t>
            </w:r>
          </w:p>
        </w:tc>
        <w:tc>
          <w:tcPr>
            <w:tcW w:w="992" w:type="dxa"/>
            <w:tcBorders>
              <w:top w:val="nil"/>
              <w:left w:val="nil"/>
              <w:bottom w:val="nil"/>
              <w:right w:val="nil"/>
            </w:tcBorders>
          </w:tcPr>
          <w:p w14:paraId="458B0E5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2000s</w:t>
            </w:r>
          </w:p>
        </w:tc>
        <w:tc>
          <w:tcPr>
            <w:tcW w:w="993" w:type="dxa"/>
            <w:tcBorders>
              <w:top w:val="nil"/>
              <w:left w:val="nil"/>
              <w:bottom w:val="nil"/>
              <w:right w:val="single" w:sz="4" w:space="0" w:color="auto"/>
            </w:tcBorders>
          </w:tcPr>
          <w:p w14:paraId="02B2CEE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2010s</w:t>
            </w:r>
          </w:p>
        </w:tc>
        <w:tc>
          <w:tcPr>
            <w:tcW w:w="992" w:type="dxa"/>
            <w:tcBorders>
              <w:top w:val="nil"/>
              <w:left w:val="single" w:sz="4" w:space="0" w:color="auto"/>
              <w:bottom w:val="nil"/>
              <w:right w:val="nil"/>
            </w:tcBorders>
          </w:tcPr>
          <w:p w14:paraId="20B8CBA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1990s</w:t>
            </w:r>
          </w:p>
        </w:tc>
        <w:tc>
          <w:tcPr>
            <w:tcW w:w="992" w:type="dxa"/>
            <w:tcBorders>
              <w:top w:val="nil"/>
              <w:left w:val="nil"/>
              <w:bottom w:val="nil"/>
              <w:right w:val="nil"/>
            </w:tcBorders>
          </w:tcPr>
          <w:p w14:paraId="6C6903E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2000s</w:t>
            </w:r>
          </w:p>
        </w:tc>
        <w:tc>
          <w:tcPr>
            <w:tcW w:w="992" w:type="dxa"/>
            <w:tcBorders>
              <w:top w:val="nil"/>
              <w:left w:val="nil"/>
              <w:bottom w:val="nil"/>
              <w:right w:val="single" w:sz="4" w:space="0" w:color="auto"/>
            </w:tcBorders>
          </w:tcPr>
          <w:p w14:paraId="13C6D38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2010s</w:t>
            </w:r>
          </w:p>
        </w:tc>
        <w:tc>
          <w:tcPr>
            <w:tcW w:w="993" w:type="dxa"/>
            <w:tcBorders>
              <w:top w:val="nil"/>
              <w:left w:val="single" w:sz="4" w:space="0" w:color="auto"/>
              <w:bottom w:val="nil"/>
              <w:right w:val="nil"/>
            </w:tcBorders>
          </w:tcPr>
          <w:p w14:paraId="4DAD1D5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1990s</w:t>
            </w:r>
          </w:p>
        </w:tc>
        <w:tc>
          <w:tcPr>
            <w:tcW w:w="992" w:type="dxa"/>
            <w:tcBorders>
              <w:top w:val="nil"/>
              <w:left w:val="nil"/>
              <w:bottom w:val="nil"/>
              <w:right w:val="nil"/>
            </w:tcBorders>
          </w:tcPr>
          <w:p w14:paraId="054B306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2000s</w:t>
            </w:r>
          </w:p>
        </w:tc>
        <w:tc>
          <w:tcPr>
            <w:tcW w:w="992" w:type="dxa"/>
            <w:tcBorders>
              <w:top w:val="nil"/>
              <w:left w:val="nil"/>
              <w:bottom w:val="nil"/>
              <w:right w:val="single" w:sz="4" w:space="0" w:color="auto"/>
            </w:tcBorders>
          </w:tcPr>
          <w:p w14:paraId="308DAAA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2010s</w:t>
            </w:r>
          </w:p>
        </w:tc>
      </w:tr>
      <w:tr w:rsidR="00F54811" w:rsidRPr="00350A47" w14:paraId="799C4B2E" w14:textId="77777777" w:rsidTr="001B6B74">
        <w:trPr>
          <w:jc w:val="center"/>
        </w:trPr>
        <w:tc>
          <w:tcPr>
            <w:tcW w:w="1560" w:type="dxa"/>
            <w:tcBorders>
              <w:top w:val="nil"/>
              <w:left w:val="single" w:sz="4" w:space="0" w:color="auto"/>
              <w:bottom w:val="nil"/>
              <w:right w:val="single" w:sz="4" w:space="0" w:color="auto"/>
            </w:tcBorders>
          </w:tcPr>
          <w:p w14:paraId="458E7769"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587D73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(1)</w:t>
            </w:r>
          </w:p>
        </w:tc>
        <w:tc>
          <w:tcPr>
            <w:tcW w:w="992" w:type="dxa"/>
            <w:tcBorders>
              <w:top w:val="nil"/>
              <w:left w:val="nil"/>
              <w:bottom w:val="nil"/>
              <w:right w:val="nil"/>
            </w:tcBorders>
          </w:tcPr>
          <w:p w14:paraId="4757BA7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w:t>
            </w:r>
          </w:p>
        </w:tc>
        <w:tc>
          <w:tcPr>
            <w:tcW w:w="993" w:type="dxa"/>
            <w:tcBorders>
              <w:top w:val="nil"/>
              <w:left w:val="nil"/>
              <w:bottom w:val="nil"/>
              <w:right w:val="single" w:sz="4" w:space="0" w:color="auto"/>
            </w:tcBorders>
          </w:tcPr>
          <w:p w14:paraId="0B9A03A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(3)</w:t>
            </w:r>
          </w:p>
        </w:tc>
        <w:tc>
          <w:tcPr>
            <w:tcW w:w="992" w:type="dxa"/>
            <w:tcBorders>
              <w:top w:val="nil"/>
              <w:left w:val="single" w:sz="4" w:space="0" w:color="auto"/>
              <w:bottom w:val="nil"/>
              <w:right w:val="nil"/>
            </w:tcBorders>
          </w:tcPr>
          <w:p w14:paraId="2E8B315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(4)</w:t>
            </w:r>
          </w:p>
        </w:tc>
        <w:tc>
          <w:tcPr>
            <w:tcW w:w="992" w:type="dxa"/>
            <w:tcBorders>
              <w:top w:val="nil"/>
              <w:left w:val="nil"/>
              <w:bottom w:val="nil"/>
              <w:right w:val="nil"/>
            </w:tcBorders>
          </w:tcPr>
          <w:p w14:paraId="2CF1240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(5)</w:t>
            </w:r>
          </w:p>
        </w:tc>
        <w:tc>
          <w:tcPr>
            <w:tcW w:w="992" w:type="dxa"/>
            <w:tcBorders>
              <w:top w:val="nil"/>
              <w:left w:val="nil"/>
              <w:bottom w:val="nil"/>
              <w:right w:val="single" w:sz="4" w:space="0" w:color="auto"/>
            </w:tcBorders>
          </w:tcPr>
          <w:p w14:paraId="3A012F8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w:t>
            </w:r>
          </w:p>
        </w:tc>
        <w:tc>
          <w:tcPr>
            <w:tcW w:w="993" w:type="dxa"/>
            <w:tcBorders>
              <w:top w:val="nil"/>
              <w:left w:val="single" w:sz="4" w:space="0" w:color="auto"/>
              <w:bottom w:val="nil"/>
              <w:right w:val="nil"/>
            </w:tcBorders>
          </w:tcPr>
          <w:p w14:paraId="5A897DA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w:t>
            </w:r>
          </w:p>
        </w:tc>
        <w:tc>
          <w:tcPr>
            <w:tcW w:w="992" w:type="dxa"/>
            <w:tcBorders>
              <w:top w:val="nil"/>
              <w:left w:val="nil"/>
              <w:bottom w:val="nil"/>
              <w:right w:val="nil"/>
            </w:tcBorders>
          </w:tcPr>
          <w:p w14:paraId="67A726B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(8)</w:t>
            </w:r>
          </w:p>
        </w:tc>
        <w:tc>
          <w:tcPr>
            <w:tcW w:w="992" w:type="dxa"/>
            <w:tcBorders>
              <w:top w:val="nil"/>
              <w:left w:val="nil"/>
              <w:bottom w:val="nil"/>
              <w:right w:val="single" w:sz="4" w:space="0" w:color="auto"/>
            </w:tcBorders>
          </w:tcPr>
          <w:p w14:paraId="1284542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(9)</w:t>
            </w:r>
          </w:p>
        </w:tc>
      </w:tr>
      <w:tr w:rsidR="00F54811" w:rsidRPr="00350A47" w14:paraId="4483D006" w14:textId="77777777" w:rsidTr="001B6B74">
        <w:trPr>
          <w:jc w:val="center"/>
        </w:trPr>
        <w:tc>
          <w:tcPr>
            <w:tcW w:w="1560" w:type="dxa"/>
            <w:tcBorders>
              <w:top w:val="single" w:sz="4" w:space="0" w:color="auto"/>
              <w:left w:val="single" w:sz="4" w:space="0" w:color="auto"/>
              <w:bottom w:val="nil"/>
              <w:right w:val="single" w:sz="4" w:space="0" w:color="auto"/>
            </w:tcBorders>
          </w:tcPr>
          <w:p w14:paraId="7BFD11B4"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East</w:t>
            </w:r>
          </w:p>
        </w:tc>
        <w:tc>
          <w:tcPr>
            <w:tcW w:w="992" w:type="dxa"/>
            <w:tcBorders>
              <w:top w:val="single" w:sz="4" w:space="0" w:color="auto"/>
              <w:left w:val="single" w:sz="4" w:space="0" w:color="auto"/>
              <w:bottom w:val="nil"/>
              <w:right w:val="nil"/>
            </w:tcBorders>
          </w:tcPr>
          <w:p w14:paraId="369D191B"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nil"/>
            </w:tcBorders>
          </w:tcPr>
          <w:p w14:paraId="43D8FE3F"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3" w:type="dxa"/>
            <w:tcBorders>
              <w:top w:val="single" w:sz="4" w:space="0" w:color="auto"/>
              <w:left w:val="nil"/>
              <w:bottom w:val="nil"/>
              <w:right w:val="single" w:sz="4" w:space="0" w:color="auto"/>
            </w:tcBorders>
          </w:tcPr>
          <w:p w14:paraId="769E7DC4"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single" w:sz="4" w:space="0" w:color="auto"/>
              <w:bottom w:val="nil"/>
              <w:right w:val="nil"/>
            </w:tcBorders>
          </w:tcPr>
          <w:p w14:paraId="394BC1F6"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nil"/>
            </w:tcBorders>
          </w:tcPr>
          <w:p w14:paraId="2A5CDAA7"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single" w:sz="4" w:space="0" w:color="auto"/>
            </w:tcBorders>
          </w:tcPr>
          <w:p w14:paraId="473CFBCE"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3" w:type="dxa"/>
            <w:tcBorders>
              <w:top w:val="single" w:sz="4" w:space="0" w:color="auto"/>
              <w:left w:val="single" w:sz="4" w:space="0" w:color="auto"/>
              <w:bottom w:val="nil"/>
              <w:right w:val="nil"/>
            </w:tcBorders>
          </w:tcPr>
          <w:p w14:paraId="0994DE16"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nil"/>
            </w:tcBorders>
          </w:tcPr>
          <w:p w14:paraId="2F18BA13"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c>
          <w:tcPr>
            <w:tcW w:w="992" w:type="dxa"/>
            <w:tcBorders>
              <w:top w:val="single" w:sz="4" w:space="0" w:color="auto"/>
              <w:left w:val="nil"/>
              <w:bottom w:val="nil"/>
              <w:right w:val="single" w:sz="4" w:space="0" w:color="auto"/>
            </w:tcBorders>
          </w:tcPr>
          <w:p w14:paraId="62A73AB3" w14:textId="77777777" w:rsidR="00F54811" w:rsidRPr="00B0105C" w:rsidRDefault="00F54811" w:rsidP="001B6B74">
            <w:pPr>
              <w:widowControl w:val="0"/>
              <w:autoSpaceDE w:val="0"/>
              <w:autoSpaceDN w:val="0"/>
              <w:adjustRightInd w:val="0"/>
              <w:jc w:val="center"/>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(ref)</w:t>
            </w:r>
          </w:p>
        </w:tc>
      </w:tr>
      <w:tr w:rsidR="00F54811" w:rsidRPr="00350A47" w14:paraId="2E510118" w14:textId="77777777" w:rsidTr="001B6B74">
        <w:trPr>
          <w:jc w:val="center"/>
        </w:trPr>
        <w:tc>
          <w:tcPr>
            <w:tcW w:w="1560" w:type="dxa"/>
            <w:tcBorders>
              <w:top w:val="nil"/>
              <w:left w:val="single" w:sz="4" w:space="0" w:color="auto"/>
              <w:bottom w:val="nil"/>
              <w:right w:val="single" w:sz="4" w:space="0" w:color="auto"/>
            </w:tcBorders>
          </w:tcPr>
          <w:p w14:paraId="0FD05EB5"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47CE082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461B245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nil"/>
              <w:bottom w:val="nil"/>
              <w:right w:val="single" w:sz="4" w:space="0" w:color="auto"/>
            </w:tcBorders>
          </w:tcPr>
          <w:p w14:paraId="1A4F1B7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67DC8A1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12AAEF4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42AB070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single" w:sz="4" w:space="0" w:color="auto"/>
              <w:bottom w:val="nil"/>
              <w:right w:val="nil"/>
            </w:tcBorders>
          </w:tcPr>
          <w:p w14:paraId="3638ADB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376E3FF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1B97EC4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r>
      <w:tr w:rsidR="00F54811" w:rsidRPr="00350A47" w14:paraId="00B60623" w14:textId="77777777" w:rsidTr="001B6B74">
        <w:trPr>
          <w:jc w:val="center"/>
        </w:trPr>
        <w:tc>
          <w:tcPr>
            <w:tcW w:w="1560" w:type="dxa"/>
            <w:tcBorders>
              <w:top w:val="nil"/>
              <w:left w:val="single" w:sz="4" w:space="0" w:color="auto"/>
              <w:bottom w:val="nil"/>
              <w:right w:val="single" w:sz="4" w:space="0" w:color="auto"/>
            </w:tcBorders>
          </w:tcPr>
          <w:p w14:paraId="74A3B541"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Que.</w:t>
            </w:r>
          </w:p>
        </w:tc>
        <w:tc>
          <w:tcPr>
            <w:tcW w:w="992" w:type="dxa"/>
            <w:tcBorders>
              <w:top w:val="nil"/>
              <w:left w:val="single" w:sz="4" w:space="0" w:color="auto"/>
              <w:bottom w:val="nil"/>
              <w:right w:val="nil"/>
            </w:tcBorders>
          </w:tcPr>
          <w:p w14:paraId="476D800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4ED4E79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-0.112</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58C5EA1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0.084</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3BB26AD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-0.226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46B8B46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-0.190</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36EEDE5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-0.180</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04D5800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-0.114</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0D9DA27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-0.134</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736EE78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-0.104</w:t>
            </w:r>
            <w:r w:rsidRPr="00B0105C">
              <w:rPr>
                <w:rFonts w:ascii="Times New Roman" w:hAnsi="Times New Roman" w:cs="Times New Roman"/>
                <w:sz w:val="20"/>
                <w:szCs w:val="20"/>
                <w:vertAlign w:val="superscript"/>
                <w:lang w:val="en-US"/>
              </w:rPr>
              <w:t>***</w:t>
            </w:r>
          </w:p>
        </w:tc>
      </w:tr>
      <w:tr w:rsidR="00F54811" w:rsidRPr="00350A47" w14:paraId="1A258533" w14:textId="77777777" w:rsidTr="001B6B74">
        <w:trPr>
          <w:jc w:val="center"/>
        </w:trPr>
        <w:tc>
          <w:tcPr>
            <w:tcW w:w="1560" w:type="dxa"/>
            <w:tcBorders>
              <w:top w:val="nil"/>
              <w:left w:val="single" w:sz="4" w:space="0" w:color="auto"/>
              <w:bottom w:val="nil"/>
              <w:right w:val="single" w:sz="4" w:space="0" w:color="auto"/>
            </w:tcBorders>
          </w:tcPr>
          <w:p w14:paraId="62160E35"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32BE88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p>
        </w:tc>
        <w:tc>
          <w:tcPr>
            <w:tcW w:w="992" w:type="dxa"/>
            <w:tcBorders>
              <w:top w:val="nil"/>
              <w:left w:val="nil"/>
              <w:bottom w:val="nil"/>
              <w:right w:val="nil"/>
            </w:tcBorders>
          </w:tcPr>
          <w:p w14:paraId="4683C60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3" w:type="dxa"/>
            <w:tcBorders>
              <w:top w:val="nil"/>
              <w:left w:val="nil"/>
              <w:bottom w:val="nil"/>
              <w:right w:val="single" w:sz="4" w:space="0" w:color="auto"/>
            </w:tcBorders>
          </w:tcPr>
          <w:p w14:paraId="4851C01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single" w:sz="4" w:space="0" w:color="auto"/>
              <w:bottom w:val="nil"/>
              <w:right w:val="nil"/>
            </w:tcBorders>
          </w:tcPr>
          <w:p w14:paraId="0343C56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p>
        </w:tc>
        <w:tc>
          <w:tcPr>
            <w:tcW w:w="992" w:type="dxa"/>
            <w:tcBorders>
              <w:top w:val="nil"/>
              <w:left w:val="nil"/>
              <w:bottom w:val="nil"/>
              <w:right w:val="nil"/>
            </w:tcBorders>
          </w:tcPr>
          <w:p w14:paraId="59F96C2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single" w:sz="4" w:space="0" w:color="auto"/>
            </w:tcBorders>
          </w:tcPr>
          <w:p w14:paraId="50B68BD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3" w:type="dxa"/>
            <w:tcBorders>
              <w:top w:val="nil"/>
              <w:left w:val="single" w:sz="4" w:space="0" w:color="auto"/>
              <w:bottom w:val="nil"/>
              <w:right w:val="nil"/>
            </w:tcBorders>
          </w:tcPr>
          <w:p w14:paraId="062014D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(0.031)</w:t>
            </w:r>
          </w:p>
        </w:tc>
        <w:tc>
          <w:tcPr>
            <w:tcW w:w="992" w:type="dxa"/>
            <w:tcBorders>
              <w:top w:val="nil"/>
              <w:left w:val="nil"/>
              <w:bottom w:val="nil"/>
              <w:right w:val="nil"/>
            </w:tcBorders>
          </w:tcPr>
          <w:p w14:paraId="17CB81F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7546047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r>
      <w:tr w:rsidR="00F54811" w:rsidRPr="00350A47" w14:paraId="3F5FC064" w14:textId="77777777" w:rsidTr="001B6B74">
        <w:trPr>
          <w:jc w:val="center"/>
        </w:trPr>
        <w:tc>
          <w:tcPr>
            <w:tcW w:w="1560" w:type="dxa"/>
            <w:tcBorders>
              <w:top w:val="nil"/>
              <w:left w:val="single" w:sz="4" w:space="0" w:color="auto"/>
              <w:bottom w:val="nil"/>
              <w:right w:val="single" w:sz="4" w:space="0" w:color="auto"/>
            </w:tcBorders>
          </w:tcPr>
          <w:p w14:paraId="2C73ABB4"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Ont.</w:t>
            </w:r>
          </w:p>
        </w:tc>
        <w:tc>
          <w:tcPr>
            <w:tcW w:w="992" w:type="dxa"/>
            <w:tcBorders>
              <w:top w:val="nil"/>
              <w:left w:val="single" w:sz="4" w:space="0" w:color="auto"/>
              <w:bottom w:val="nil"/>
              <w:right w:val="nil"/>
            </w:tcBorders>
          </w:tcPr>
          <w:p w14:paraId="6C8ED86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F0FDFB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3" w:type="dxa"/>
            <w:tcBorders>
              <w:top w:val="nil"/>
              <w:left w:val="nil"/>
              <w:bottom w:val="nil"/>
              <w:right w:val="single" w:sz="4" w:space="0" w:color="auto"/>
            </w:tcBorders>
          </w:tcPr>
          <w:p w14:paraId="5F0697F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single" w:sz="4" w:space="0" w:color="auto"/>
              <w:bottom w:val="nil"/>
              <w:right w:val="nil"/>
            </w:tcBorders>
          </w:tcPr>
          <w:p w14:paraId="1B01D8A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0.035</w:t>
            </w:r>
          </w:p>
        </w:tc>
        <w:tc>
          <w:tcPr>
            <w:tcW w:w="992" w:type="dxa"/>
            <w:tcBorders>
              <w:top w:val="nil"/>
              <w:left w:val="nil"/>
              <w:bottom w:val="nil"/>
              <w:right w:val="nil"/>
            </w:tcBorders>
          </w:tcPr>
          <w:p w14:paraId="30E1F97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single" w:sz="4" w:space="0" w:color="auto"/>
            </w:tcBorders>
          </w:tcPr>
          <w:p w14:paraId="682BAF1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-0.058</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6EE9821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p>
        </w:tc>
        <w:tc>
          <w:tcPr>
            <w:tcW w:w="992" w:type="dxa"/>
            <w:tcBorders>
              <w:top w:val="nil"/>
              <w:left w:val="nil"/>
              <w:bottom w:val="nil"/>
              <w:right w:val="nil"/>
            </w:tcBorders>
          </w:tcPr>
          <w:p w14:paraId="0F3079A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2" w:type="dxa"/>
            <w:tcBorders>
              <w:top w:val="nil"/>
              <w:left w:val="nil"/>
              <w:bottom w:val="nil"/>
              <w:right w:val="single" w:sz="4" w:space="0" w:color="auto"/>
            </w:tcBorders>
          </w:tcPr>
          <w:p w14:paraId="51B8F36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0.069</w:t>
            </w:r>
            <w:r w:rsidRPr="00B0105C">
              <w:rPr>
                <w:rFonts w:ascii="Times New Roman" w:hAnsi="Times New Roman" w:cs="Times New Roman"/>
                <w:sz w:val="20"/>
                <w:szCs w:val="20"/>
                <w:vertAlign w:val="superscript"/>
                <w:lang w:val="en-US"/>
              </w:rPr>
              <w:t>***</w:t>
            </w:r>
          </w:p>
        </w:tc>
      </w:tr>
      <w:tr w:rsidR="00F54811" w:rsidRPr="00350A47" w14:paraId="4AC99411" w14:textId="77777777" w:rsidTr="001B6B74">
        <w:trPr>
          <w:jc w:val="center"/>
        </w:trPr>
        <w:tc>
          <w:tcPr>
            <w:tcW w:w="1560" w:type="dxa"/>
            <w:tcBorders>
              <w:top w:val="nil"/>
              <w:left w:val="single" w:sz="4" w:space="0" w:color="auto"/>
              <w:bottom w:val="nil"/>
              <w:right w:val="single" w:sz="4" w:space="0" w:color="auto"/>
            </w:tcBorders>
          </w:tcPr>
          <w:p w14:paraId="576498B7"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49437CE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nil"/>
            </w:tcBorders>
          </w:tcPr>
          <w:p w14:paraId="3D1B43E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3" w:type="dxa"/>
            <w:tcBorders>
              <w:top w:val="nil"/>
              <w:left w:val="nil"/>
              <w:bottom w:val="nil"/>
              <w:right w:val="single" w:sz="4" w:space="0" w:color="auto"/>
            </w:tcBorders>
          </w:tcPr>
          <w:p w14:paraId="5A09695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single" w:sz="4" w:space="0" w:color="auto"/>
              <w:bottom w:val="nil"/>
              <w:right w:val="nil"/>
            </w:tcBorders>
          </w:tcPr>
          <w:p w14:paraId="361ACF5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2" w:type="dxa"/>
            <w:tcBorders>
              <w:top w:val="nil"/>
              <w:left w:val="nil"/>
              <w:bottom w:val="nil"/>
              <w:right w:val="nil"/>
            </w:tcBorders>
          </w:tcPr>
          <w:p w14:paraId="3D9171A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0FC127B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3" w:type="dxa"/>
            <w:tcBorders>
              <w:top w:val="nil"/>
              <w:left w:val="single" w:sz="4" w:space="0" w:color="auto"/>
              <w:bottom w:val="nil"/>
              <w:right w:val="nil"/>
            </w:tcBorders>
          </w:tcPr>
          <w:p w14:paraId="001CBB5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bottom w:val="nil"/>
              <w:right w:val="nil"/>
            </w:tcBorders>
          </w:tcPr>
          <w:p w14:paraId="694B029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7DAF57D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r>
      <w:tr w:rsidR="00F54811" w:rsidRPr="00350A47" w14:paraId="0FC68C01" w14:textId="77777777" w:rsidTr="001B6B74">
        <w:trPr>
          <w:jc w:val="center"/>
        </w:trPr>
        <w:tc>
          <w:tcPr>
            <w:tcW w:w="1560" w:type="dxa"/>
            <w:tcBorders>
              <w:top w:val="nil"/>
              <w:left w:val="single" w:sz="4" w:space="0" w:color="auto"/>
              <w:bottom w:val="nil"/>
              <w:right w:val="single" w:sz="4" w:space="0" w:color="auto"/>
            </w:tcBorders>
          </w:tcPr>
          <w:p w14:paraId="32423C99"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(Region) West</w:t>
            </w:r>
          </w:p>
        </w:tc>
        <w:tc>
          <w:tcPr>
            <w:tcW w:w="992" w:type="dxa"/>
            <w:tcBorders>
              <w:top w:val="nil"/>
              <w:left w:val="single" w:sz="4" w:space="0" w:color="auto"/>
              <w:bottom w:val="nil"/>
              <w:right w:val="nil"/>
            </w:tcBorders>
          </w:tcPr>
          <w:p w14:paraId="321B8D0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nil"/>
            </w:tcBorders>
          </w:tcPr>
          <w:p w14:paraId="65FF12E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0.056</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0584DFF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0.079</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5590DB7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-0.178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1409B8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-0.197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169A88F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-0.220</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418460A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0E7D2EC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0.114</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73794E8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0.147</w:t>
            </w:r>
            <w:r w:rsidRPr="00B0105C">
              <w:rPr>
                <w:rFonts w:ascii="Times New Roman" w:hAnsi="Times New Roman" w:cs="Times New Roman"/>
                <w:sz w:val="20"/>
                <w:szCs w:val="20"/>
                <w:vertAlign w:val="superscript"/>
                <w:lang w:val="en-US"/>
              </w:rPr>
              <w:t>***</w:t>
            </w:r>
          </w:p>
        </w:tc>
      </w:tr>
      <w:tr w:rsidR="00F54811" w:rsidRPr="00350A47" w14:paraId="6B76AB8F" w14:textId="77777777" w:rsidTr="001B6B74">
        <w:trPr>
          <w:jc w:val="center"/>
        </w:trPr>
        <w:tc>
          <w:tcPr>
            <w:tcW w:w="1560" w:type="dxa"/>
            <w:tcBorders>
              <w:top w:val="nil"/>
              <w:left w:val="single" w:sz="4" w:space="0" w:color="auto"/>
              <w:bottom w:val="nil"/>
              <w:right w:val="single" w:sz="4" w:space="0" w:color="auto"/>
            </w:tcBorders>
          </w:tcPr>
          <w:p w14:paraId="4EF5B8B0"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43BB05D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78DCC58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3" w:type="dxa"/>
            <w:tcBorders>
              <w:top w:val="nil"/>
              <w:left w:val="nil"/>
              <w:bottom w:val="nil"/>
              <w:right w:val="single" w:sz="4" w:space="0" w:color="auto"/>
            </w:tcBorders>
          </w:tcPr>
          <w:p w14:paraId="4892A88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single" w:sz="4" w:space="0" w:color="auto"/>
              <w:bottom w:val="nil"/>
              <w:right w:val="nil"/>
            </w:tcBorders>
          </w:tcPr>
          <w:p w14:paraId="3D573C6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(0.031)</w:t>
            </w:r>
          </w:p>
        </w:tc>
        <w:tc>
          <w:tcPr>
            <w:tcW w:w="992" w:type="dxa"/>
            <w:tcBorders>
              <w:top w:val="nil"/>
              <w:left w:val="nil"/>
              <w:bottom w:val="nil"/>
              <w:right w:val="nil"/>
            </w:tcBorders>
          </w:tcPr>
          <w:p w14:paraId="56B4DF3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73E4D3E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3" w:type="dxa"/>
            <w:tcBorders>
              <w:top w:val="nil"/>
              <w:left w:val="single" w:sz="4" w:space="0" w:color="auto"/>
              <w:bottom w:val="nil"/>
              <w:right w:val="nil"/>
            </w:tcBorders>
          </w:tcPr>
          <w:p w14:paraId="2CA1BC8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c>
          <w:tcPr>
            <w:tcW w:w="992" w:type="dxa"/>
            <w:tcBorders>
              <w:top w:val="nil"/>
              <w:left w:val="nil"/>
              <w:bottom w:val="nil"/>
              <w:right w:val="nil"/>
            </w:tcBorders>
          </w:tcPr>
          <w:p w14:paraId="53CA53B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13F9A68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r>
      <w:tr w:rsidR="00F54811" w:rsidRPr="00350A47" w14:paraId="176C61C5" w14:textId="77777777" w:rsidTr="001B6B74">
        <w:trPr>
          <w:jc w:val="center"/>
        </w:trPr>
        <w:tc>
          <w:tcPr>
            <w:tcW w:w="1560" w:type="dxa"/>
            <w:tcBorders>
              <w:top w:val="nil"/>
              <w:left w:val="single" w:sz="4" w:space="0" w:color="auto"/>
              <w:bottom w:val="nil"/>
              <w:right w:val="single" w:sz="4" w:space="0" w:color="auto"/>
            </w:tcBorders>
          </w:tcPr>
          <w:p w14:paraId="42A08C54"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Age</w:t>
            </w:r>
          </w:p>
        </w:tc>
        <w:tc>
          <w:tcPr>
            <w:tcW w:w="992" w:type="dxa"/>
            <w:tcBorders>
              <w:top w:val="nil"/>
              <w:left w:val="single" w:sz="4" w:space="0" w:color="auto"/>
              <w:bottom w:val="nil"/>
              <w:right w:val="nil"/>
            </w:tcBorders>
          </w:tcPr>
          <w:p w14:paraId="2434444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042B9EB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3" w:type="dxa"/>
            <w:tcBorders>
              <w:top w:val="nil"/>
              <w:left w:val="nil"/>
              <w:bottom w:val="nil"/>
              <w:right w:val="single" w:sz="4" w:space="0" w:color="auto"/>
            </w:tcBorders>
          </w:tcPr>
          <w:p w14:paraId="1874032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-0.002</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35A8FB7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EC4662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3F8F3F5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0.002</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757E5C7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0BAD922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1CCD9F7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r>
      <w:tr w:rsidR="00F54811" w:rsidRPr="00350A47" w14:paraId="15976BE6" w14:textId="77777777" w:rsidTr="001B6B74">
        <w:trPr>
          <w:jc w:val="center"/>
        </w:trPr>
        <w:tc>
          <w:tcPr>
            <w:tcW w:w="1560" w:type="dxa"/>
            <w:tcBorders>
              <w:top w:val="nil"/>
              <w:left w:val="single" w:sz="4" w:space="0" w:color="auto"/>
              <w:bottom w:val="nil"/>
              <w:right w:val="single" w:sz="4" w:space="0" w:color="auto"/>
            </w:tcBorders>
          </w:tcPr>
          <w:p w14:paraId="33EF7080"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3BB9F3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nil"/>
              <w:bottom w:val="nil"/>
              <w:right w:val="nil"/>
            </w:tcBorders>
          </w:tcPr>
          <w:p w14:paraId="4FD8BE9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3" w:type="dxa"/>
            <w:tcBorders>
              <w:top w:val="nil"/>
              <w:left w:val="nil"/>
              <w:bottom w:val="nil"/>
              <w:right w:val="single" w:sz="4" w:space="0" w:color="auto"/>
            </w:tcBorders>
          </w:tcPr>
          <w:p w14:paraId="4914F2C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single" w:sz="4" w:space="0" w:color="auto"/>
              <w:bottom w:val="nil"/>
              <w:right w:val="nil"/>
            </w:tcBorders>
          </w:tcPr>
          <w:p w14:paraId="43B3D95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nil"/>
            </w:tcBorders>
          </w:tcPr>
          <w:p w14:paraId="65A6FA1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nil"/>
              <w:bottom w:val="nil"/>
              <w:right w:val="single" w:sz="4" w:space="0" w:color="auto"/>
            </w:tcBorders>
          </w:tcPr>
          <w:p w14:paraId="51D5F3E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3" w:type="dxa"/>
            <w:tcBorders>
              <w:top w:val="nil"/>
              <w:left w:val="single" w:sz="4" w:space="0" w:color="auto"/>
              <w:bottom w:val="nil"/>
              <w:right w:val="nil"/>
            </w:tcBorders>
          </w:tcPr>
          <w:p w14:paraId="17FA450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nil"/>
            </w:tcBorders>
          </w:tcPr>
          <w:p w14:paraId="7735DC4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nil"/>
              <w:bottom w:val="nil"/>
              <w:right w:val="single" w:sz="4" w:space="0" w:color="auto"/>
            </w:tcBorders>
          </w:tcPr>
          <w:p w14:paraId="685164D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r>
      <w:tr w:rsidR="00F54811" w:rsidRPr="00350A47" w14:paraId="79D2C84B" w14:textId="77777777" w:rsidTr="001B6B74">
        <w:trPr>
          <w:jc w:val="center"/>
        </w:trPr>
        <w:tc>
          <w:tcPr>
            <w:tcW w:w="1560" w:type="dxa"/>
            <w:tcBorders>
              <w:top w:val="nil"/>
              <w:left w:val="single" w:sz="4" w:space="0" w:color="auto"/>
              <w:bottom w:val="nil"/>
              <w:right w:val="single" w:sz="4" w:space="0" w:color="auto"/>
            </w:tcBorders>
          </w:tcPr>
          <w:p w14:paraId="6D130276"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Male</w:t>
            </w:r>
          </w:p>
        </w:tc>
        <w:tc>
          <w:tcPr>
            <w:tcW w:w="992" w:type="dxa"/>
            <w:tcBorders>
              <w:top w:val="nil"/>
              <w:left w:val="single" w:sz="4" w:space="0" w:color="auto"/>
              <w:bottom w:val="nil"/>
              <w:right w:val="nil"/>
            </w:tcBorders>
          </w:tcPr>
          <w:p w14:paraId="0D5253A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nil"/>
              <w:bottom w:val="nil"/>
              <w:right w:val="nil"/>
            </w:tcBorders>
          </w:tcPr>
          <w:p w14:paraId="2A5F8E4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-0.008</w:t>
            </w:r>
          </w:p>
        </w:tc>
        <w:tc>
          <w:tcPr>
            <w:tcW w:w="993" w:type="dxa"/>
            <w:tcBorders>
              <w:top w:val="nil"/>
              <w:left w:val="nil"/>
              <w:bottom w:val="nil"/>
              <w:right w:val="single" w:sz="4" w:space="0" w:color="auto"/>
            </w:tcBorders>
          </w:tcPr>
          <w:p w14:paraId="2EE1E92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2" w:type="dxa"/>
            <w:tcBorders>
              <w:top w:val="nil"/>
              <w:left w:val="single" w:sz="4" w:space="0" w:color="auto"/>
              <w:bottom w:val="nil"/>
              <w:right w:val="nil"/>
            </w:tcBorders>
          </w:tcPr>
          <w:p w14:paraId="2BBA28D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nil"/>
            </w:tcBorders>
          </w:tcPr>
          <w:p w14:paraId="1FBE091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single" w:sz="4" w:space="0" w:color="auto"/>
            </w:tcBorders>
          </w:tcPr>
          <w:p w14:paraId="586E8AC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-0.036</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23CF81B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6AB0EA0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200EFB7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r>
      <w:tr w:rsidR="00F54811" w:rsidRPr="00350A47" w14:paraId="1E7A97BC" w14:textId="77777777" w:rsidTr="001B6B74">
        <w:trPr>
          <w:jc w:val="center"/>
        </w:trPr>
        <w:tc>
          <w:tcPr>
            <w:tcW w:w="1560" w:type="dxa"/>
            <w:tcBorders>
              <w:top w:val="nil"/>
              <w:left w:val="single" w:sz="4" w:space="0" w:color="auto"/>
              <w:bottom w:val="nil"/>
              <w:right w:val="single" w:sz="4" w:space="0" w:color="auto"/>
            </w:tcBorders>
          </w:tcPr>
          <w:p w14:paraId="265AD5F1"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5CE393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2" w:type="dxa"/>
            <w:tcBorders>
              <w:top w:val="nil"/>
              <w:left w:val="nil"/>
              <w:bottom w:val="nil"/>
              <w:right w:val="nil"/>
            </w:tcBorders>
          </w:tcPr>
          <w:p w14:paraId="5375FBC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(0.008)</w:t>
            </w:r>
          </w:p>
        </w:tc>
        <w:tc>
          <w:tcPr>
            <w:tcW w:w="993" w:type="dxa"/>
            <w:tcBorders>
              <w:top w:val="nil"/>
              <w:left w:val="nil"/>
              <w:bottom w:val="nil"/>
              <w:right w:val="single" w:sz="4" w:space="0" w:color="auto"/>
            </w:tcBorders>
          </w:tcPr>
          <w:p w14:paraId="7049B4D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c>
          <w:tcPr>
            <w:tcW w:w="992" w:type="dxa"/>
            <w:tcBorders>
              <w:top w:val="nil"/>
              <w:left w:val="single" w:sz="4" w:space="0" w:color="auto"/>
              <w:bottom w:val="nil"/>
              <w:right w:val="nil"/>
            </w:tcBorders>
          </w:tcPr>
          <w:p w14:paraId="56ACC13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3C7CBAD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c>
          <w:tcPr>
            <w:tcW w:w="992" w:type="dxa"/>
            <w:tcBorders>
              <w:top w:val="nil"/>
              <w:left w:val="nil"/>
              <w:bottom w:val="nil"/>
              <w:right w:val="single" w:sz="4" w:space="0" w:color="auto"/>
            </w:tcBorders>
          </w:tcPr>
          <w:p w14:paraId="1818808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3" w:type="dxa"/>
            <w:tcBorders>
              <w:top w:val="nil"/>
              <w:left w:val="single" w:sz="4" w:space="0" w:color="auto"/>
              <w:bottom w:val="nil"/>
              <w:right w:val="nil"/>
            </w:tcBorders>
          </w:tcPr>
          <w:p w14:paraId="7F06A9C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nil"/>
            </w:tcBorders>
          </w:tcPr>
          <w:p w14:paraId="3DAB499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c>
          <w:tcPr>
            <w:tcW w:w="992" w:type="dxa"/>
            <w:tcBorders>
              <w:top w:val="nil"/>
              <w:left w:val="nil"/>
              <w:bottom w:val="nil"/>
              <w:right w:val="single" w:sz="4" w:space="0" w:color="auto"/>
            </w:tcBorders>
          </w:tcPr>
          <w:p w14:paraId="6F334F6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(0.010)</w:t>
            </w:r>
          </w:p>
        </w:tc>
      </w:tr>
      <w:tr w:rsidR="00F54811" w:rsidRPr="00350A47" w14:paraId="0D449E3D" w14:textId="77777777" w:rsidTr="001B6B74">
        <w:trPr>
          <w:jc w:val="center"/>
        </w:trPr>
        <w:tc>
          <w:tcPr>
            <w:tcW w:w="1560" w:type="dxa"/>
            <w:tcBorders>
              <w:top w:val="nil"/>
              <w:left w:val="single" w:sz="4" w:space="0" w:color="auto"/>
              <w:bottom w:val="nil"/>
              <w:right w:val="single" w:sz="4" w:space="0" w:color="auto"/>
            </w:tcBorders>
          </w:tcPr>
          <w:p w14:paraId="601BD572"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Income</w:t>
            </w:r>
          </w:p>
        </w:tc>
        <w:tc>
          <w:tcPr>
            <w:tcW w:w="992" w:type="dxa"/>
            <w:tcBorders>
              <w:top w:val="nil"/>
              <w:left w:val="single" w:sz="4" w:space="0" w:color="auto"/>
              <w:bottom w:val="nil"/>
              <w:right w:val="nil"/>
            </w:tcBorders>
          </w:tcPr>
          <w:p w14:paraId="26D8619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-0.005</w:t>
            </w:r>
          </w:p>
        </w:tc>
        <w:tc>
          <w:tcPr>
            <w:tcW w:w="992" w:type="dxa"/>
            <w:tcBorders>
              <w:top w:val="nil"/>
              <w:left w:val="nil"/>
              <w:bottom w:val="nil"/>
              <w:right w:val="nil"/>
            </w:tcBorders>
          </w:tcPr>
          <w:p w14:paraId="5623A16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2FF419A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4288F3B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-0.006</w:t>
            </w:r>
          </w:p>
        </w:tc>
        <w:tc>
          <w:tcPr>
            <w:tcW w:w="992" w:type="dxa"/>
            <w:tcBorders>
              <w:top w:val="nil"/>
              <w:left w:val="nil"/>
              <w:bottom w:val="nil"/>
              <w:right w:val="nil"/>
            </w:tcBorders>
          </w:tcPr>
          <w:p w14:paraId="1AFA510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0.001</w:t>
            </w:r>
          </w:p>
        </w:tc>
        <w:tc>
          <w:tcPr>
            <w:tcW w:w="992" w:type="dxa"/>
            <w:tcBorders>
              <w:top w:val="nil"/>
              <w:left w:val="nil"/>
              <w:bottom w:val="nil"/>
              <w:right w:val="single" w:sz="4" w:space="0" w:color="auto"/>
            </w:tcBorders>
          </w:tcPr>
          <w:p w14:paraId="10025C9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0.009</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45A6124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0.008</w:t>
            </w:r>
          </w:p>
        </w:tc>
        <w:tc>
          <w:tcPr>
            <w:tcW w:w="992" w:type="dxa"/>
            <w:tcBorders>
              <w:top w:val="nil"/>
              <w:left w:val="nil"/>
              <w:bottom w:val="nil"/>
              <w:right w:val="nil"/>
            </w:tcBorders>
          </w:tcPr>
          <w:p w14:paraId="0F17DAF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2138709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r w:rsidRPr="00B0105C">
              <w:rPr>
                <w:rFonts w:ascii="Times New Roman" w:hAnsi="Times New Roman" w:cs="Times New Roman"/>
                <w:sz w:val="20"/>
                <w:szCs w:val="20"/>
                <w:vertAlign w:val="superscript"/>
                <w:lang w:val="en-US"/>
              </w:rPr>
              <w:t>***</w:t>
            </w:r>
          </w:p>
        </w:tc>
      </w:tr>
      <w:tr w:rsidR="00F54811" w:rsidRPr="00350A47" w14:paraId="1F7BAE12" w14:textId="77777777" w:rsidTr="001B6B74">
        <w:trPr>
          <w:jc w:val="center"/>
        </w:trPr>
        <w:tc>
          <w:tcPr>
            <w:tcW w:w="1560" w:type="dxa"/>
            <w:tcBorders>
              <w:top w:val="nil"/>
              <w:left w:val="single" w:sz="4" w:space="0" w:color="auto"/>
              <w:bottom w:val="nil"/>
              <w:right w:val="single" w:sz="4" w:space="0" w:color="auto"/>
            </w:tcBorders>
          </w:tcPr>
          <w:p w14:paraId="1C7738EB"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24CF500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nil"/>
              <w:bottom w:val="nil"/>
              <w:right w:val="nil"/>
            </w:tcBorders>
          </w:tcPr>
          <w:p w14:paraId="403E39B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p>
        </w:tc>
        <w:tc>
          <w:tcPr>
            <w:tcW w:w="993" w:type="dxa"/>
            <w:tcBorders>
              <w:top w:val="nil"/>
              <w:left w:val="nil"/>
              <w:bottom w:val="nil"/>
              <w:right w:val="single" w:sz="4" w:space="0" w:color="auto"/>
            </w:tcBorders>
          </w:tcPr>
          <w:p w14:paraId="2E3A0B0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single" w:sz="4" w:space="0" w:color="auto"/>
              <w:bottom w:val="nil"/>
              <w:right w:val="nil"/>
            </w:tcBorders>
          </w:tcPr>
          <w:p w14:paraId="03C5358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(0.007)</w:t>
            </w:r>
          </w:p>
        </w:tc>
        <w:tc>
          <w:tcPr>
            <w:tcW w:w="992" w:type="dxa"/>
            <w:tcBorders>
              <w:top w:val="nil"/>
              <w:left w:val="nil"/>
              <w:bottom w:val="nil"/>
              <w:right w:val="nil"/>
            </w:tcBorders>
          </w:tcPr>
          <w:p w14:paraId="3FA341C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nil"/>
              <w:bottom w:val="nil"/>
              <w:right w:val="single" w:sz="4" w:space="0" w:color="auto"/>
            </w:tcBorders>
          </w:tcPr>
          <w:p w14:paraId="7520336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3" w:type="dxa"/>
            <w:tcBorders>
              <w:top w:val="nil"/>
              <w:left w:val="single" w:sz="4" w:space="0" w:color="auto"/>
              <w:bottom w:val="nil"/>
              <w:right w:val="nil"/>
            </w:tcBorders>
          </w:tcPr>
          <w:p w14:paraId="6F61FA9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(0.007)</w:t>
            </w:r>
          </w:p>
        </w:tc>
        <w:tc>
          <w:tcPr>
            <w:tcW w:w="992" w:type="dxa"/>
            <w:tcBorders>
              <w:top w:val="nil"/>
              <w:left w:val="nil"/>
              <w:bottom w:val="nil"/>
              <w:right w:val="nil"/>
            </w:tcBorders>
          </w:tcPr>
          <w:p w14:paraId="1CD882C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c>
          <w:tcPr>
            <w:tcW w:w="992" w:type="dxa"/>
            <w:tcBorders>
              <w:top w:val="nil"/>
              <w:left w:val="nil"/>
              <w:bottom w:val="nil"/>
              <w:right w:val="single" w:sz="4" w:space="0" w:color="auto"/>
            </w:tcBorders>
          </w:tcPr>
          <w:p w14:paraId="391CC34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(0.004)</w:t>
            </w:r>
          </w:p>
        </w:tc>
      </w:tr>
      <w:tr w:rsidR="00F54811" w:rsidRPr="00350A47" w14:paraId="7E141479" w14:textId="77777777" w:rsidTr="001B6B74">
        <w:trPr>
          <w:jc w:val="center"/>
        </w:trPr>
        <w:tc>
          <w:tcPr>
            <w:tcW w:w="1560" w:type="dxa"/>
            <w:tcBorders>
              <w:top w:val="nil"/>
              <w:left w:val="single" w:sz="4" w:space="0" w:color="auto"/>
              <w:bottom w:val="nil"/>
              <w:right w:val="single" w:sz="4" w:space="0" w:color="auto"/>
            </w:tcBorders>
          </w:tcPr>
          <w:p w14:paraId="66D19C03"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Degree</w:t>
            </w:r>
          </w:p>
        </w:tc>
        <w:tc>
          <w:tcPr>
            <w:tcW w:w="992" w:type="dxa"/>
            <w:tcBorders>
              <w:top w:val="nil"/>
              <w:left w:val="single" w:sz="4" w:space="0" w:color="auto"/>
              <w:bottom w:val="nil"/>
              <w:right w:val="nil"/>
            </w:tcBorders>
          </w:tcPr>
          <w:p w14:paraId="125B172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-0.049</w:t>
            </w:r>
          </w:p>
        </w:tc>
        <w:tc>
          <w:tcPr>
            <w:tcW w:w="992" w:type="dxa"/>
            <w:tcBorders>
              <w:top w:val="nil"/>
              <w:left w:val="nil"/>
              <w:bottom w:val="nil"/>
              <w:right w:val="nil"/>
            </w:tcBorders>
          </w:tcPr>
          <w:p w14:paraId="4B93000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-0.102</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617467A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-0.122</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49BA49F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0.067</w:t>
            </w:r>
          </w:p>
        </w:tc>
        <w:tc>
          <w:tcPr>
            <w:tcW w:w="992" w:type="dxa"/>
            <w:tcBorders>
              <w:top w:val="nil"/>
              <w:left w:val="nil"/>
              <w:bottom w:val="nil"/>
              <w:right w:val="nil"/>
            </w:tcBorders>
          </w:tcPr>
          <w:p w14:paraId="0AB454B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0.047</w:t>
            </w:r>
          </w:p>
        </w:tc>
        <w:tc>
          <w:tcPr>
            <w:tcW w:w="992" w:type="dxa"/>
            <w:tcBorders>
              <w:top w:val="nil"/>
              <w:left w:val="nil"/>
              <w:bottom w:val="nil"/>
              <w:right w:val="single" w:sz="4" w:space="0" w:color="auto"/>
            </w:tcBorders>
          </w:tcPr>
          <w:p w14:paraId="432284A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0.082</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1E4735B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0.000</w:t>
            </w:r>
          </w:p>
        </w:tc>
        <w:tc>
          <w:tcPr>
            <w:tcW w:w="992" w:type="dxa"/>
            <w:tcBorders>
              <w:top w:val="nil"/>
              <w:left w:val="nil"/>
              <w:bottom w:val="nil"/>
              <w:right w:val="nil"/>
            </w:tcBorders>
          </w:tcPr>
          <w:p w14:paraId="2CE542F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0.100</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7245E2A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r>
      <w:tr w:rsidR="00F54811" w:rsidRPr="00350A47" w14:paraId="13D1079C" w14:textId="77777777" w:rsidTr="001B6B74">
        <w:trPr>
          <w:jc w:val="center"/>
        </w:trPr>
        <w:tc>
          <w:tcPr>
            <w:tcW w:w="1560" w:type="dxa"/>
            <w:tcBorders>
              <w:top w:val="nil"/>
              <w:left w:val="single" w:sz="4" w:space="0" w:color="auto"/>
              <w:bottom w:val="nil"/>
              <w:right w:val="single" w:sz="4" w:space="0" w:color="auto"/>
            </w:tcBorders>
          </w:tcPr>
          <w:p w14:paraId="63626C00"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51D63A8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(0.027)</w:t>
            </w:r>
          </w:p>
        </w:tc>
        <w:tc>
          <w:tcPr>
            <w:tcW w:w="992" w:type="dxa"/>
            <w:tcBorders>
              <w:top w:val="nil"/>
              <w:left w:val="nil"/>
              <w:bottom w:val="nil"/>
              <w:right w:val="nil"/>
            </w:tcBorders>
          </w:tcPr>
          <w:p w14:paraId="22912B6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c>
          <w:tcPr>
            <w:tcW w:w="993" w:type="dxa"/>
            <w:tcBorders>
              <w:top w:val="nil"/>
              <w:left w:val="nil"/>
              <w:bottom w:val="nil"/>
              <w:right w:val="single" w:sz="4" w:space="0" w:color="auto"/>
            </w:tcBorders>
          </w:tcPr>
          <w:p w14:paraId="363B1C1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(0.035)</w:t>
            </w:r>
          </w:p>
        </w:tc>
        <w:tc>
          <w:tcPr>
            <w:tcW w:w="992" w:type="dxa"/>
            <w:tcBorders>
              <w:top w:val="nil"/>
              <w:left w:val="single" w:sz="4" w:space="0" w:color="auto"/>
              <w:bottom w:val="nil"/>
              <w:right w:val="nil"/>
            </w:tcBorders>
          </w:tcPr>
          <w:p w14:paraId="14B2242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(0.046)</w:t>
            </w:r>
          </w:p>
        </w:tc>
        <w:tc>
          <w:tcPr>
            <w:tcW w:w="992" w:type="dxa"/>
            <w:tcBorders>
              <w:top w:val="nil"/>
              <w:left w:val="nil"/>
              <w:bottom w:val="nil"/>
              <w:right w:val="nil"/>
            </w:tcBorders>
          </w:tcPr>
          <w:p w14:paraId="1121DF0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(0.038)</w:t>
            </w:r>
          </w:p>
        </w:tc>
        <w:tc>
          <w:tcPr>
            <w:tcW w:w="992" w:type="dxa"/>
            <w:tcBorders>
              <w:top w:val="nil"/>
              <w:left w:val="nil"/>
              <w:bottom w:val="nil"/>
              <w:right w:val="single" w:sz="4" w:space="0" w:color="auto"/>
            </w:tcBorders>
          </w:tcPr>
          <w:p w14:paraId="5B76213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(0.038)</w:t>
            </w:r>
          </w:p>
        </w:tc>
        <w:tc>
          <w:tcPr>
            <w:tcW w:w="993" w:type="dxa"/>
            <w:tcBorders>
              <w:top w:val="nil"/>
              <w:left w:val="single" w:sz="4" w:space="0" w:color="auto"/>
              <w:bottom w:val="nil"/>
              <w:right w:val="nil"/>
            </w:tcBorders>
          </w:tcPr>
          <w:p w14:paraId="5DE4A5E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(0.043)</w:t>
            </w:r>
          </w:p>
        </w:tc>
        <w:tc>
          <w:tcPr>
            <w:tcW w:w="992" w:type="dxa"/>
            <w:tcBorders>
              <w:top w:val="nil"/>
              <w:left w:val="nil"/>
              <w:bottom w:val="nil"/>
              <w:right w:val="nil"/>
            </w:tcBorders>
          </w:tcPr>
          <w:p w14:paraId="27BE4D5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(0.036)</w:t>
            </w:r>
          </w:p>
        </w:tc>
        <w:tc>
          <w:tcPr>
            <w:tcW w:w="992" w:type="dxa"/>
            <w:tcBorders>
              <w:top w:val="nil"/>
              <w:left w:val="nil"/>
              <w:bottom w:val="nil"/>
              <w:right w:val="single" w:sz="4" w:space="0" w:color="auto"/>
            </w:tcBorders>
          </w:tcPr>
          <w:p w14:paraId="4AAAC19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(0.035)</w:t>
            </w:r>
          </w:p>
        </w:tc>
      </w:tr>
      <w:tr w:rsidR="00F54811" w:rsidRPr="00350A47" w14:paraId="749E8E4C" w14:textId="77777777" w:rsidTr="001B6B74">
        <w:trPr>
          <w:jc w:val="center"/>
        </w:trPr>
        <w:tc>
          <w:tcPr>
            <w:tcW w:w="1560" w:type="dxa"/>
            <w:tcBorders>
              <w:top w:val="nil"/>
              <w:left w:val="single" w:sz="4" w:space="0" w:color="auto"/>
              <w:bottom w:val="nil"/>
              <w:right w:val="single" w:sz="4" w:space="0" w:color="auto"/>
            </w:tcBorders>
          </w:tcPr>
          <w:p w14:paraId="551DB207"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None</w:t>
            </w:r>
          </w:p>
        </w:tc>
        <w:tc>
          <w:tcPr>
            <w:tcW w:w="992" w:type="dxa"/>
            <w:tcBorders>
              <w:top w:val="nil"/>
              <w:left w:val="single" w:sz="4" w:space="0" w:color="auto"/>
              <w:bottom w:val="nil"/>
              <w:right w:val="nil"/>
            </w:tcBorders>
          </w:tcPr>
          <w:p w14:paraId="6F43A5E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nil"/>
            </w:tcBorders>
          </w:tcPr>
          <w:p w14:paraId="113FCC2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3" w:type="dxa"/>
            <w:tcBorders>
              <w:top w:val="nil"/>
              <w:left w:val="nil"/>
              <w:bottom w:val="nil"/>
              <w:right w:val="single" w:sz="4" w:space="0" w:color="auto"/>
            </w:tcBorders>
          </w:tcPr>
          <w:p w14:paraId="5787FA8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single" w:sz="4" w:space="0" w:color="auto"/>
              <w:bottom w:val="nil"/>
              <w:right w:val="nil"/>
            </w:tcBorders>
          </w:tcPr>
          <w:p w14:paraId="16A2679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nil"/>
            </w:tcBorders>
          </w:tcPr>
          <w:p w14:paraId="6F6C797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single" w:sz="4" w:space="0" w:color="auto"/>
            </w:tcBorders>
          </w:tcPr>
          <w:p w14:paraId="2F7DEA1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3" w:type="dxa"/>
            <w:tcBorders>
              <w:top w:val="nil"/>
              <w:left w:val="single" w:sz="4" w:space="0" w:color="auto"/>
              <w:bottom w:val="nil"/>
              <w:right w:val="nil"/>
            </w:tcBorders>
          </w:tcPr>
          <w:p w14:paraId="0C8A05A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nil"/>
            </w:tcBorders>
          </w:tcPr>
          <w:p w14:paraId="2608230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c>
          <w:tcPr>
            <w:tcW w:w="992" w:type="dxa"/>
            <w:tcBorders>
              <w:top w:val="nil"/>
              <w:left w:val="nil"/>
              <w:bottom w:val="nil"/>
              <w:right w:val="single" w:sz="4" w:space="0" w:color="auto"/>
            </w:tcBorders>
          </w:tcPr>
          <w:p w14:paraId="213475F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i/>
                <w:iCs/>
                <w:sz w:val="20"/>
                <w:szCs w:val="20"/>
                <w:lang w:val="en-US"/>
              </w:rPr>
              <w:t>(ref)</w:t>
            </w:r>
          </w:p>
        </w:tc>
      </w:tr>
      <w:tr w:rsidR="00F54811" w:rsidRPr="00350A47" w14:paraId="5DF902F5" w14:textId="77777777" w:rsidTr="001B6B74">
        <w:trPr>
          <w:jc w:val="center"/>
        </w:trPr>
        <w:tc>
          <w:tcPr>
            <w:tcW w:w="1560" w:type="dxa"/>
            <w:tcBorders>
              <w:top w:val="nil"/>
              <w:left w:val="single" w:sz="4" w:space="0" w:color="auto"/>
              <w:bottom w:val="nil"/>
              <w:right w:val="single" w:sz="4" w:space="0" w:color="auto"/>
            </w:tcBorders>
          </w:tcPr>
          <w:p w14:paraId="01C5E656"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202213F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5663957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nil"/>
              <w:bottom w:val="nil"/>
              <w:right w:val="single" w:sz="4" w:space="0" w:color="auto"/>
            </w:tcBorders>
          </w:tcPr>
          <w:p w14:paraId="456AA8D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27DBFE1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3DAEDAB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7808B68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3" w:type="dxa"/>
            <w:tcBorders>
              <w:top w:val="nil"/>
              <w:left w:val="single" w:sz="4" w:space="0" w:color="auto"/>
              <w:bottom w:val="nil"/>
              <w:right w:val="nil"/>
            </w:tcBorders>
          </w:tcPr>
          <w:p w14:paraId="015041E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nil"/>
            </w:tcBorders>
          </w:tcPr>
          <w:p w14:paraId="7EFCE60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c>
          <w:tcPr>
            <w:tcW w:w="992" w:type="dxa"/>
            <w:tcBorders>
              <w:top w:val="nil"/>
              <w:left w:val="nil"/>
              <w:bottom w:val="nil"/>
              <w:right w:val="single" w:sz="4" w:space="0" w:color="auto"/>
            </w:tcBorders>
          </w:tcPr>
          <w:p w14:paraId="471078D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p>
        </w:tc>
      </w:tr>
      <w:tr w:rsidR="00F54811" w:rsidRPr="00350A47" w14:paraId="08E3963F" w14:textId="77777777" w:rsidTr="001B6B74">
        <w:trPr>
          <w:jc w:val="center"/>
        </w:trPr>
        <w:tc>
          <w:tcPr>
            <w:tcW w:w="1560" w:type="dxa"/>
            <w:tcBorders>
              <w:top w:val="nil"/>
              <w:left w:val="single" w:sz="4" w:space="0" w:color="auto"/>
              <w:bottom w:val="nil"/>
              <w:right w:val="single" w:sz="4" w:space="0" w:color="auto"/>
            </w:tcBorders>
          </w:tcPr>
          <w:p w14:paraId="34F360F3"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Cath.</w:t>
            </w:r>
          </w:p>
        </w:tc>
        <w:tc>
          <w:tcPr>
            <w:tcW w:w="992" w:type="dxa"/>
            <w:tcBorders>
              <w:top w:val="nil"/>
              <w:left w:val="single" w:sz="4" w:space="0" w:color="auto"/>
              <w:bottom w:val="nil"/>
              <w:right w:val="nil"/>
            </w:tcBorders>
          </w:tcPr>
          <w:p w14:paraId="77DB0BF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967CE3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-0.080</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0E5EDDA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-0.031</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68697EE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235F86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5B8644E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0.040</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490E3D7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-0.060</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4257E4A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0.023</w:t>
            </w:r>
          </w:p>
        </w:tc>
        <w:tc>
          <w:tcPr>
            <w:tcW w:w="992" w:type="dxa"/>
            <w:tcBorders>
              <w:top w:val="nil"/>
              <w:left w:val="nil"/>
              <w:bottom w:val="nil"/>
              <w:right w:val="single" w:sz="4" w:space="0" w:color="auto"/>
            </w:tcBorders>
          </w:tcPr>
          <w:p w14:paraId="40EAC06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0.059</w:t>
            </w:r>
            <w:r w:rsidRPr="00B0105C">
              <w:rPr>
                <w:rFonts w:ascii="Times New Roman" w:hAnsi="Times New Roman" w:cs="Times New Roman"/>
                <w:sz w:val="20"/>
                <w:szCs w:val="20"/>
                <w:vertAlign w:val="superscript"/>
                <w:lang w:val="en-US"/>
              </w:rPr>
              <w:t>***</w:t>
            </w:r>
          </w:p>
        </w:tc>
      </w:tr>
      <w:tr w:rsidR="00F54811" w:rsidRPr="00350A47" w14:paraId="6927489E" w14:textId="77777777" w:rsidTr="001B6B74">
        <w:trPr>
          <w:jc w:val="center"/>
        </w:trPr>
        <w:tc>
          <w:tcPr>
            <w:tcW w:w="1560" w:type="dxa"/>
            <w:tcBorders>
              <w:top w:val="nil"/>
              <w:left w:val="single" w:sz="4" w:space="0" w:color="auto"/>
              <w:bottom w:val="nil"/>
              <w:right w:val="single" w:sz="4" w:space="0" w:color="auto"/>
            </w:tcBorders>
          </w:tcPr>
          <w:p w14:paraId="1E07A12A"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25BE9D8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bottom w:val="nil"/>
              <w:right w:val="nil"/>
            </w:tcBorders>
          </w:tcPr>
          <w:p w14:paraId="1CAE12A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3" w:type="dxa"/>
            <w:tcBorders>
              <w:top w:val="nil"/>
              <w:left w:val="nil"/>
              <w:bottom w:val="nil"/>
              <w:right w:val="single" w:sz="4" w:space="0" w:color="auto"/>
            </w:tcBorders>
          </w:tcPr>
          <w:p w14:paraId="5D0E0C2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2" w:type="dxa"/>
            <w:tcBorders>
              <w:top w:val="nil"/>
              <w:left w:val="single" w:sz="4" w:space="0" w:color="auto"/>
              <w:bottom w:val="nil"/>
              <w:right w:val="nil"/>
            </w:tcBorders>
          </w:tcPr>
          <w:p w14:paraId="7EF5D1B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bottom w:val="nil"/>
              <w:right w:val="nil"/>
            </w:tcBorders>
          </w:tcPr>
          <w:p w14:paraId="377B629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2" w:type="dxa"/>
            <w:tcBorders>
              <w:top w:val="nil"/>
              <w:left w:val="nil"/>
              <w:bottom w:val="nil"/>
              <w:right w:val="single" w:sz="4" w:space="0" w:color="auto"/>
            </w:tcBorders>
          </w:tcPr>
          <w:p w14:paraId="1382710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3" w:type="dxa"/>
            <w:tcBorders>
              <w:top w:val="nil"/>
              <w:left w:val="single" w:sz="4" w:space="0" w:color="auto"/>
              <w:bottom w:val="nil"/>
              <w:right w:val="nil"/>
            </w:tcBorders>
          </w:tcPr>
          <w:p w14:paraId="0E36230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4DE9CFE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single" w:sz="4" w:space="0" w:color="auto"/>
            </w:tcBorders>
          </w:tcPr>
          <w:p w14:paraId="1DDAACE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r>
      <w:tr w:rsidR="00F54811" w:rsidRPr="00350A47" w14:paraId="7B007090" w14:textId="77777777" w:rsidTr="001B6B74">
        <w:trPr>
          <w:jc w:val="center"/>
        </w:trPr>
        <w:tc>
          <w:tcPr>
            <w:tcW w:w="1560" w:type="dxa"/>
            <w:tcBorders>
              <w:top w:val="nil"/>
              <w:left w:val="single" w:sz="4" w:space="0" w:color="auto"/>
              <w:bottom w:val="nil"/>
              <w:right w:val="single" w:sz="4" w:space="0" w:color="auto"/>
            </w:tcBorders>
          </w:tcPr>
          <w:p w14:paraId="2319D288"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Prot.</w:t>
            </w:r>
          </w:p>
        </w:tc>
        <w:tc>
          <w:tcPr>
            <w:tcW w:w="992" w:type="dxa"/>
            <w:tcBorders>
              <w:top w:val="nil"/>
              <w:left w:val="single" w:sz="4" w:space="0" w:color="auto"/>
              <w:bottom w:val="nil"/>
              <w:right w:val="nil"/>
            </w:tcBorders>
          </w:tcPr>
          <w:p w14:paraId="30AE6BE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nil"/>
              <w:bottom w:val="nil"/>
              <w:right w:val="nil"/>
            </w:tcBorders>
          </w:tcPr>
          <w:p w14:paraId="2E6EFF4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-0.084</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7343DF4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-0.039</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0DDA294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c>
          <w:tcPr>
            <w:tcW w:w="992" w:type="dxa"/>
            <w:tcBorders>
              <w:top w:val="nil"/>
              <w:left w:val="nil"/>
              <w:bottom w:val="nil"/>
              <w:right w:val="nil"/>
            </w:tcBorders>
          </w:tcPr>
          <w:p w14:paraId="056F159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119AFDB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3" w:type="dxa"/>
            <w:tcBorders>
              <w:top w:val="nil"/>
              <w:left w:val="single" w:sz="4" w:space="0" w:color="auto"/>
              <w:bottom w:val="nil"/>
              <w:right w:val="nil"/>
            </w:tcBorders>
          </w:tcPr>
          <w:p w14:paraId="02035AF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55C5DCF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0.148</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22BB001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0.109</w:t>
            </w:r>
            <w:r w:rsidRPr="00B0105C">
              <w:rPr>
                <w:rFonts w:ascii="Times New Roman" w:hAnsi="Times New Roman" w:cs="Times New Roman"/>
                <w:sz w:val="20"/>
                <w:szCs w:val="20"/>
                <w:vertAlign w:val="superscript"/>
                <w:lang w:val="en-US"/>
              </w:rPr>
              <w:t>***</w:t>
            </w:r>
          </w:p>
        </w:tc>
      </w:tr>
      <w:tr w:rsidR="00F54811" w:rsidRPr="00350A47" w14:paraId="127CCA74" w14:textId="77777777" w:rsidTr="001B6B74">
        <w:trPr>
          <w:jc w:val="center"/>
        </w:trPr>
        <w:tc>
          <w:tcPr>
            <w:tcW w:w="1560" w:type="dxa"/>
            <w:tcBorders>
              <w:top w:val="nil"/>
              <w:left w:val="single" w:sz="4" w:space="0" w:color="auto"/>
              <w:bottom w:val="nil"/>
              <w:right w:val="single" w:sz="4" w:space="0" w:color="auto"/>
            </w:tcBorders>
          </w:tcPr>
          <w:p w14:paraId="5AEB3334"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C184B8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nil"/>
            </w:tcBorders>
          </w:tcPr>
          <w:p w14:paraId="1B153FC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(0.012)</w:t>
            </w:r>
          </w:p>
        </w:tc>
        <w:tc>
          <w:tcPr>
            <w:tcW w:w="993" w:type="dxa"/>
            <w:tcBorders>
              <w:top w:val="nil"/>
              <w:left w:val="nil"/>
              <w:bottom w:val="nil"/>
              <w:right w:val="single" w:sz="4" w:space="0" w:color="auto"/>
            </w:tcBorders>
          </w:tcPr>
          <w:p w14:paraId="193C535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(0.013)</w:t>
            </w:r>
          </w:p>
        </w:tc>
        <w:tc>
          <w:tcPr>
            <w:tcW w:w="992" w:type="dxa"/>
            <w:tcBorders>
              <w:top w:val="nil"/>
              <w:left w:val="single" w:sz="4" w:space="0" w:color="auto"/>
              <w:bottom w:val="nil"/>
              <w:right w:val="nil"/>
            </w:tcBorders>
          </w:tcPr>
          <w:p w14:paraId="3A56043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c>
          <w:tcPr>
            <w:tcW w:w="992" w:type="dxa"/>
            <w:tcBorders>
              <w:top w:val="nil"/>
              <w:left w:val="nil"/>
              <w:bottom w:val="nil"/>
              <w:right w:val="nil"/>
            </w:tcBorders>
          </w:tcPr>
          <w:p w14:paraId="10ECF3D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single" w:sz="4" w:space="0" w:color="auto"/>
            </w:tcBorders>
          </w:tcPr>
          <w:p w14:paraId="6D52957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3" w:type="dxa"/>
            <w:tcBorders>
              <w:top w:val="nil"/>
              <w:left w:val="single" w:sz="4" w:space="0" w:color="auto"/>
              <w:bottom w:val="nil"/>
              <w:right w:val="nil"/>
            </w:tcBorders>
          </w:tcPr>
          <w:p w14:paraId="143C7F0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(0.027)</w:t>
            </w:r>
          </w:p>
        </w:tc>
        <w:tc>
          <w:tcPr>
            <w:tcW w:w="992" w:type="dxa"/>
            <w:tcBorders>
              <w:top w:val="nil"/>
              <w:left w:val="nil"/>
              <w:bottom w:val="nil"/>
              <w:right w:val="nil"/>
            </w:tcBorders>
          </w:tcPr>
          <w:p w14:paraId="6FE0E03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single" w:sz="4" w:space="0" w:color="auto"/>
            </w:tcBorders>
          </w:tcPr>
          <w:p w14:paraId="2106872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(0.013)</w:t>
            </w:r>
          </w:p>
        </w:tc>
      </w:tr>
      <w:tr w:rsidR="00F54811" w:rsidRPr="00350A47" w14:paraId="5F19F159" w14:textId="77777777" w:rsidTr="001B6B74">
        <w:trPr>
          <w:jc w:val="center"/>
        </w:trPr>
        <w:tc>
          <w:tcPr>
            <w:tcW w:w="1560" w:type="dxa"/>
            <w:tcBorders>
              <w:top w:val="nil"/>
              <w:left w:val="single" w:sz="4" w:space="0" w:color="auto"/>
              <w:bottom w:val="nil"/>
              <w:right w:val="single" w:sz="4" w:space="0" w:color="auto"/>
            </w:tcBorders>
          </w:tcPr>
          <w:p w14:paraId="586F7657"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(Religion) Other</w:t>
            </w:r>
          </w:p>
        </w:tc>
        <w:tc>
          <w:tcPr>
            <w:tcW w:w="992" w:type="dxa"/>
            <w:tcBorders>
              <w:top w:val="nil"/>
              <w:left w:val="single" w:sz="4" w:space="0" w:color="auto"/>
              <w:bottom w:val="nil"/>
              <w:right w:val="nil"/>
            </w:tcBorders>
          </w:tcPr>
          <w:p w14:paraId="471BDC4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0.003</w:t>
            </w:r>
          </w:p>
        </w:tc>
        <w:tc>
          <w:tcPr>
            <w:tcW w:w="992" w:type="dxa"/>
            <w:tcBorders>
              <w:top w:val="nil"/>
              <w:left w:val="nil"/>
              <w:bottom w:val="nil"/>
              <w:right w:val="nil"/>
            </w:tcBorders>
          </w:tcPr>
          <w:p w14:paraId="12DE15C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-0.079</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6CF6AE3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single" w:sz="4" w:space="0" w:color="auto"/>
              <w:bottom w:val="nil"/>
              <w:right w:val="nil"/>
            </w:tcBorders>
          </w:tcPr>
          <w:p w14:paraId="4E873B6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0.084</w:t>
            </w:r>
          </w:p>
        </w:tc>
        <w:tc>
          <w:tcPr>
            <w:tcW w:w="992" w:type="dxa"/>
            <w:tcBorders>
              <w:top w:val="nil"/>
              <w:left w:val="nil"/>
              <w:bottom w:val="nil"/>
              <w:right w:val="nil"/>
            </w:tcBorders>
          </w:tcPr>
          <w:p w14:paraId="34FF490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40A113C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0.093</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7E81177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nil"/>
              <w:bottom w:val="nil"/>
              <w:right w:val="nil"/>
            </w:tcBorders>
          </w:tcPr>
          <w:p w14:paraId="396DACA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p>
        </w:tc>
        <w:tc>
          <w:tcPr>
            <w:tcW w:w="992" w:type="dxa"/>
            <w:tcBorders>
              <w:top w:val="nil"/>
              <w:left w:val="nil"/>
              <w:bottom w:val="nil"/>
              <w:right w:val="single" w:sz="4" w:space="0" w:color="auto"/>
            </w:tcBorders>
          </w:tcPr>
          <w:p w14:paraId="3F84A77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r>
      <w:tr w:rsidR="00F54811" w:rsidRPr="00350A47" w14:paraId="30A5D499" w14:textId="77777777" w:rsidTr="001B6B74">
        <w:trPr>
          <w:jc w:val="center"/>
        </w:trPr>
        <w:tc>
          <w:tcPr>
            <w:tcW w:w="1560" w:type="dxa"/>
            <w:tcBorders>
              <w:top w:val="nil"/>
              <w:left w:val="single" w:sz="4" w:space="0" w:color="auto"/>
              <w:bottom w:val="nil"/>
              <w:right w:val="single" w:sz="4" w:space="0" w:color="auto"/>
            </w:tcBorders>
          </w:tcPr>
          <w:p w14:paraId="014CD11B"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7AFEB04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nil"/>
            </w:tcBorders>
          </w:tcPr>
          <w:p w14:paraId="17BC975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3" w:type="dxa"/>
            <w:tcBorders>
              <w:top w:val="nil"/>
              <w:left w:val="nil"/>
              <w:bottom w:val="nil"/>
              <w:right w:val="single" w:sz="4" w:space="0" w:color="auto"/>
            </w:tcBorders>
          </w:tcPr>
          <w:p w14:paraId="3906AF0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single" w:sz="4" w:space="0" w:color="auto"/>
              <w:bottom w:val="nil"/>
              <w:right w:val="nil"/>
            </w:tcBorders>
          </w:tcPr>
          <w:p w14:paraId="5074C7B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(0.047)</w:t>
            </w:r>
          </w:p>
        </w:tc>
        <w:tc>
          <w:tcPr>
            <w:tcW w:w="992" w:type="dxa"/>
            <w:tcBorders>
              <w:top w:val="nil"/>
              <w:left w:val="nil"/>
              <w:bottom w:val="nil"/>
              <w:right w:val="nil"/>
            </w:tcBorders>
          </w:tcPr>
          <w:p w14:paraId="2B1F08E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(0.027)</w:t>
            </w:r>
          </w:p>
        </w:tc>
        <w:tc>
          <w:tcPr>
            <w:tcW w:w="992" w:type="dxa"/>
            <w:tcBorders>
              <w:top w:val="nil"/>
              <w:left w:val="nil"/>
              <w:bottom w:val="nil"/>
              <w:right w:val="single" w:sz="4" w:space="0" w:color="auto"/>
            </w:tcBorders>
          </w:tcPr>
          <w:p w14:paraId="60A57A0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(0.026)</w:t>
            </w:r>
          </w:p>
        </w:tc>
        <w:tc>
          <w:tcPr>
            <w:tcW w:w="993" w:type="dxa"/>
            <w:tcBorders>
              <w:top w:val="nil"/>
              <w:left w:val="single" w:sz="4" w:space="0" w:color="auto"/>
              <w:bottom w:val="nil"/>
              <w:right w:val="nil"/>
            </w:tcBorders>
          </w:tcPr>
          <w:p w14:paraId="474859C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(0.044)</w:t>
            </w:r>
          </w:p>
        </w:tc>
        <w:tc>
          <w:tcPr>
            <w:tcW w:w="992" w:type="dxa"/>
            <w:tcBorders>
              <w:top w:val="nil"/>
              <w:left w:val="nil"/>
              <w:bottom w:val="nil"/>
              <w:right w:val="nil"/>
            </w:tcBorders>
          </w:tcPr>
          <w:p w14:paraId="3DA825D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(0.026)</w:t>
            </w:r>
          </w:p>
        </w:tc>
        <w:tc>
          <w:tcPr>
            <w:tcW w:w="992" w:type="dxa"/>
            <w:tcBorders>
              <w:top w:val="nil"/>
              <w:left w:val="nil"/>
              <w:bottom w:val="nil"/>
              <w:right w:val="single" w:sz="4" w:space="0" w:color="auto"/>
            </w:tcBorders>
          </w:tcPr>
          <w:p w14:paraId="76BFA18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r>
      <w:tr w:rsidR="00F54811" w:rsidRPr="00350A47" w14:paraId="6A9E5D68" w14:textId="77777777" w:rsidTr="001B6B74">
        <w:trPr>
          <w:jc w:val="center"/>
        </w:trPr>
        <w:tc>
          <w:tcPr>
            <w:tcW w:w="1560" w:type="dxa"/>
            <w:tcBorders>
              <w:top w:val="nil"/>
              <w:left w:val="single" w:sz="4" w:space="0" w:color="auto"/>
              <w:bottom w:val="nil"/>
              <w:right w:val="single" w:sz="4" w:space="0" w:color="auto"/>
            </w:tcBorders>
          </w:tcPr>
          <w:p w14:paraId="64D9CFEA"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Redistribution</w:t>
            </w:r>
          </w:p>
        </w:tc>
        <w:tc>
          <w:tcPr>
            <w:tcW w:w="992" w:type="dxa"/>
            <w:tcBorders>
              <w:top w:val="nil"/>
              <w:left w:val="single" w:sz="4" w:space="0" w:color="auto"/>
              <w:bottom w:val="nil"/>
              <w:right w:val="nil"/>
            </w:tcBorders>
          </w:tcPr>
          <w:p w14:paraId="130A3826" w14:textId="4422E549" w:rsidR="00F54811" w:rsidRPr="00B0105C" w:rsidRDefault="0035726C" w:rsidP="001B6B74">
            <w:pPr>
              <w:widowControl w:val="0"/>
              <w:autoSpaceDE w:val="0"/>
              <w:autoSpaceDN w:val="0"/>
              <w:adjustRightInd w:val="0"/>
              <w:jc w:val="center"/>
              <w:rPr>
                <w:rFonts w:ascii="Times New Roman" w:hAnsi="Times New Roman" w:cs="Times New Roman"/>
                <w:sz w:val="20"/>
                <w:szCs w:val="20"/>
                <w:lang w:val="en-US"/>
              </w:rPr>
            </w:pPr>
            <w:ins w:id="878" w:author="Polacko, Matt (2017)" w:date="2022-05-26T16:43:00Z">
              <w:r>
                <w:rPr>
                  <w:rFonts w:ascii="Times New Roman" w:hAnsi="Times New Roman" w:cs="Times New Roman"/>
                  <w:sz w:val="20"/>
                  <w:szCs w:val="20"/>
                  <w:lang w:val="en-US"/>
                </w:rPr>
                <w:t>-</w:t>
              </w:r>
            </w:ins>
            <w:r w:rsidR="00F54811" w:rsidRPr="00B0105C">
              <w:rPr>
                <w:rFonts w:ascii="Times New Roman" w:hAnsi="Times New Roman" w:cs="Times New Roman"/>
                <w:sz w:val="20"/>
                <w:szCs w:val="20"/>
                <w:lang w:val="en-US"/>
              </w:rPr>
              <w:t>0.078</w:t>
            </w:r>
            <w:r w:rsidR="00F54811"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0A18D21D" w14:textId="4F0B6B52" w:rsidR="00F54811" w:rsidRPr="00B0105C" w:rsidRDefault="0035726C" w:rsidP="001B6B74">
            <w:pPr>
              <w:widowControl w:val="0"/>
              <w:autoSpaceDE w:val="0"/>
              <w:autoSpaceDN w:val="0"/>
              <w:adjustRightInd w:val="0"/>
              <w:jc w:val="center"/>
              <w:rPr>
                <w:rFonts w:ascii="Times New Roman" w:hAnsi="Times New Roman" w:cs="Times New Roman"/>
                <w:sz w:val="20"/>
                <w:szCs w:val="20"/>
                <w:lang w:val="en-US"/>
              </w:rPr>
            </w:pPr>
            <w:ins w:id="879" w:author="Polacko, Matt (2017)" w:date="2022-05-26T16:43:00Z">
              <w:r>
                <w:rPr>
                  <w:rFonts w:ascii="Times New Roman" w:hAnsi="Times New Roman" w:cs="Times New Roman"/>
                  <w:sz w:val="20"/>
                  <w:szCs w:val="20"/>
                  <w:lang w:val="en-US"/>
                </w:rPr>
                <w:t>-</w:t>
              </w:r>
            </w:ins>
            <w:r w:rsidR="00F54811" w:rsidRPr="00B0105C">
              <w:rPr>
                <w:rFonts w:ascii="Times New Roman" w:hAnsi="Times New Roman" w:cs="Times New Roman"/>
                <w:sz w:val="20"/>
                <w:szCs w:val="20"/>
                <w:lang w:val="en-US"/>
              </w:rPr>
              <w:t>0.121</w:t>
            </w:r>
            <w:r w:rsidR="00F54811"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754160DF" w14:textId="42A8ABED" w:rsidR="00F54811" w:rsidRPr="00B0105C" w:rsidRDefault="0035726C" w:rsidP="001B6B74">
            <w:pPr>
              <w:widowControl w:val="0"/>
              <w:autoSpaceDE w:val="0"/>
              <w:autoSpaceDN w:val="0"/>
              <w:adjustRightInd w:val="0"/>
              <w:jc w:val="center"/>
              <w:rPr>
                <w:rFonts w:ascii="Times New Roman" w:hAnsi="Times New Roman" w:cs="Times New Roman"/>
                <w:sz w:val="20"/>
                <w:szCs w:val="20"/>
                <w:lang w:val="en-US"/>
              </w:rPr>
            </w:pPr>
            <w:ins w:id="880" w:author="Polacko, Matt (2017)" w:date="2022-05-26T16:43:00Z">
              <w:r>
                <w:rPr>
                  <w:rFonts w:ascii="Times New Roman" w:hAnsi="Times New Roman" w:cs="Times New Roman"/>
                  <w:sz w:val="20"/>
                  <w:szCs w:val="20"/>
                  <w:lang w:val="en-US"/>
                </w:rPr>
                <w:t>-</w:t>
              </w:r>
            </w:ins>
            <w:r w:rsidR="00F54811" w:rsidRPr="00B0105C">
              <w:rPr>
                <w:rFonts w:ascii="Times New Roman" w:hAnsi="Times New Roman" w:cs="Times New Roman"/>
                <w:sz w:val="20"/>
                <w:szCs w:val="20"/>
                <w:lang w:val="en-US"/>
              </w:rPr>
              <w:t>0.171</w:t>
            </w:r>
            <w:r w:rsidR="00F54811"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682E5002" w14:textId="4E29162E" w:rsidR="00F54811" w:rsidRPr="00B0105C" w:rsidRDefault="0035726C" w:rsidP="001B6B74">
            <w:pPr>
              <w:widowControl w:val="0"/>
              <w:autoSpaceDE w:val="0"/>
              <w:autoSpaceDN w:val="0"/>
              <w:adjustRightInd w:val="0"/>
              <w:jc w:val="center"/>
              <w:rPr>
                <w:rFonts w:ascii="Times New Roman" w:hAnsi="Times New Roman" w:cs="Times New Roman"/>
                <w:sz w:val="20"/>
                <w:szCs w:val="20"/>
                <w:lang w:val="en-US"/>
              </w:rPr>
            </w:pPr>
            <w:ins w:id="881" w:author="Polacko, Matt (2017)" w:date="2022-05-26T16:43:00Z">
              <w:r>
                <w:rPr>
                  <w:rFonts w:ascii="Times New Roman" w:hAnsi="Times New Roman" w:cs="Times New Roman"/>
                  <w:sz w:val="20"/>
                  <w:szCs w:val="20"/>
                  <w:lang w:val="en-US"/>
                </w:rPr>
                <w:t>-</w:t>
              </w:r>
            </w:ins>
            <w:r w:rsidR="00F54811" w:rsidRPr="00B0105C">
              <w:rPr>
                <w:rFonts w:ascii="Times New Roman" w:hAnsi="Times New Roman" w:cs="Times New Roman"/>
                <w:sz w:val="20"/>
                <w:szCs w:val="20"/>
                <w:lang w:val="en-US"/>
              </w:rPr>
              <w:t>0.065</w:t>
            </w:r>
          </w:p>
        </w:tc>
        <w:tc>
          <w:tcPr>
            <w:tcW w:w="992" w:type="dxa"/>
            <w:tcBorders>
              <w:top w:val="nil"/>
              <w:left w:val="nil"/>
              <w:bottom w:val="nil"/>
              <w:right w:val="nil"/>
            </w:tcBorders>
          </w:tcPr>
          <w:p w14:paraId="53C0467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del w:id="882" w:author="Polacko, Matt (2017)" w:date="2022-05-26T16:44:00Z">
              <w:r w:rsidRPr="00B0105C" w:rsidDel="0035726C">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0.019</w:t>
            </w:r>
          </w:p>
        </w:tc>
        <w:tc>
          <w:tcPr>
            <w:tcW w:w="992" w:type="dxa"/>
            <w:tcBorders>
              <w:top w:val="nil"/>
              <w:left w:val="nil"/>
              <w:bottom w:val="nil"/>
              <w:right w:val="single" w:sz="4" w:space="0" w:color="auto"/>
            </w:tcBorders>
          </w:tcPr>
          <w:p w14:paraId="125B8EEF" w14:textId="521847F1" w:rsidR="00F54811" w:rsidRPr="00B0105C" w:rsidRDefault="0035726C" w:rsidP="001B6B74">
            <w:pPr>
              <w:widowControl w:val="0"/>
              <w:autoSpaceDE w:val="0"/>
              <w:autoSpaceDN w:val="0"/>
              <w:adjustRightInd w:val="0"/>
              <w:jc w:val="center"/>
              <w:rPr>
                <w:rFonts w:ascii="Times New Roman" w:hAnsi="Times New Roman" w:cs="Times New Roman"/>
                <w:sz w:val="20"/>
                <w:szCs w:val="20"/>
                <w:lang w:val="en-US"/>
              </w:rPr>
            </w:pPr>
            <w:ins w:id="883" w:author="Polacko, Matt (2017)" w:date="2022-05-26T16:44:00Z">
              <w:r>
                <w:rPr>
                  <w:rFonts w:ascii="Times New Roman" w:hAnsi="Times New Roman" w:cs="Times New Roman"/>
                  <w:sz w:val="20"/>
                  <w:szCs w:val="20"/>
                  <w:lang w:val="en-US"/>
                </w:rPr>
                <w:t>-</w:t>
              </w:r>
            </w:ins>
            <w:r w:rsidR="00F54811" w:rsidRPr="00B0105C">
              <w:rPr>
                <w:rFonts w:ascii="Times New Roman" w:hAnsi="Times New Roman" w:cs="Times New Roman"/>
                <w:sz w:val="20"/>
                <w:szCs w:val="20"/>
                <w:lang w:val="en-US"/>
              </w:rPr>
              <w:t>0.106</w:t>
            </w:r>
            <w:r w:rsidR="00F54811"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5D87228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del w:id="884" w:author="Polacko, Matt (2017)" w:date="2022-05-26T16:44:00Z">
              <w:r w:rsidRPr="00B0105C" w:rsidDel="0035726C">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0.199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444FF6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del w:id="885" w:author="Polacko, Matt (2017)" w:date="2022-05-26T16:44:00Z">
              <w:r w:rsidRPr="00B0105C" w:rsidDel="0035726C">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0.179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06078C4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del w:id="886" w:author="Polacko, Matt (2017)" w:date="2022-05-26T16:44:00Z">
              <w:r w:rsidRPr="00B0105C" w:rsidDel="0035726C">
                <w:rPr>
                  <w:rFonts w:ascii="Times New Roman" w:hAnsi="Times New Roman" w:cs="Times New Roman"/>
                  <w:sz w:val="20"/>
                  <w:szCs w:val="20"/>
                  <w:lang w:val="en-US"/>
                </w:rPr>
                <w:delText>-</w:delText>
              </w:r>
            </w:del>
            <w:r w:rsidRPr="00B0105C">
              <w:rPr>
                <w:rFonts w:ascii="Times New Roman" w:hAnsi="Times New Roman" w:cs="Times New Roman"/>
                <w:sz w:val="20"/>
                <w:szCs w:val="20"/>
                <w:lang w:val="en-US"/>
              </w:rPr>
              <w:t>0.360</w:t>
            </w:r>
            <w:r w:rsidRPr="00B0105C">
              <w:rPr>
                <w:rFonts w:ascii="Times New Roman" w:hAnsi="Times New Roman" w:cs="Times New Roman"/>
                <w:sz w:val="20"/>
                <w:szCs w:val="20"/>
                <w:vertAlign w:val="superscript"/>
                <w:lang w:val="en-US"/>
              </w:rPr>
              <w:t>***</w:t>
            </w:r>
          </w:p>
        </w:tc>
      </w:tr>
      <w:tr w:rsidR="00F54811" w:rsidRPr="00350A47" w14:paraId="10C6D81A" w14:textId="77777777" w:rsidTr="001B6B74">
        <w:trPr>
          <w:jc w:val="center"/>
        </w:trPr>
        <w:tc>
          <w:tcPr>
            <w:tcW w:w="1560" w:type="dxa"/>
            <w:tcBorders>
              <w:top w:val="nil"/>
              <w:left w:val="single" w:sz="4" w:space="0" w:color="auto"/>
              <w:bottom w:val="nil"/>
              <w:right w:val="single" w:sz="4" w:space="0" w:color="auto"/>
            </w:tcBorders>
          </w:tcPr>
          <w:p w14:paraId="58724D26"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34069A0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p>
        </w:tc>
        <w:tc>
          <w:tcPr>
            <w:tcW w:w="992" w:type="dxa"/>
            <w:tcBorders>
              <w:top w:val="nil"/>
              <w:left w:val="nil"/>
              <w:bottom w:val="nil"/>
              <w:right w:val="nil"/>
            </w:tcBorders>
          </w:tcPr>
          <w:p w14:paraId="7C4EBAC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(0.022)</w:t>
            </w:r>
          </w:p>
        </w:tc>
        <w:tc>
          <w:tcPr>
            <w:tcW w:w="993" w:type="dxa"/>
            <w:tcBorders>
              <w:top w:val="nil"/>
              <w:left w:val="nil"/>
              <w:bottom w:val="nil"/>
              <w:right w:val="single" w:sz="4" w:space="0" w:color="auto"/>
            </w:tcBorders>
          </w:tcPr>
          <w:p w14:paraId="735F664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c>
          <w:tcPr>
            <w:tcW w:w="992" w:type="dxa"/>
            <w:tcBorders>
              <w:top w:val="nil"/>
              <w:left w:val="single" w:sz="4" w:space="0" w:color="auto"/>
              <w:bottom w:val="nil"/>
              <w:right w:val="nil"/>
            </w:tcBorders>
          </w:tcPr>
          <w:p w14:paraId="2DE304C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(0.034)</w:t>
            </w:r>
          </w:p>
        </w:tc>
        <w:tc>
          <w:tcPr>
            <w:tcW w:w="992" w:type="dxa"/>
            <w:tcBorders>
              <w:top w:val="nil"/>
              <w:left w:val="nil"/>
              <w:bottom w:val="nil"/>
              <w:right w:val="nil"/>
            </w:tcBorders>
          </w:tcPr>
          <w:p w14:paraId="793A806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(0.028)</w:t>
            </w:r>
          </w:p>
        </w:tc>
        <w:tc>
          <w:tcPr>
            <w:tcW w:w="992" w:type="dxa"/>
            <w:tcBorders>
              <w:top w:val="nil"/>
              <w:left w:val="nil"/>
              <w:bottom w:val="nil"/>
              <w:right w:val="single" w:sz="4" w:space="0" w:color="auto"/>
            </w:tcBorders>
          </w:tcPr>
          <w:p w14:paraId="545C1DB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3" w:type="dxa"/>
            <w:tcBorders>
              <w:top w:val="nil"/>
              <w:left w:val="single" w:sz="4" w:space="0" w:color="auto"/>
              <w:bottom w:val="nil"/>
              <w:right w:val="nil"/>
            </w:tcBorders>
          </w:tcPr>
          <w:p w14:paraId="6CEE02D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2" w:type="dxa"/>
            <w:tcBorders>
              <w:top w:val="nil"/>
              <w:left w:val="nil"/>
              <w:bottom w:val="nil"/>
              <w:right w:val="nil"/>
            </w:tcBorders>
          </w:tcPr>
          <w:p w14:paraId="01EF3BB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(0.027)</w:t>
            </w:r>
          </w:p>
        </w:tc>
        <w:tc>
          <w:tcPr>
            <w:tcW w:w="992" w:type="dxa"/>
            <w:tcBorders>
              <w:top w:val="nil"/>
              <w:left w:val="nil"/>
              <w:bottom w:val="nil"/>
              <w:right w:val="single" w:sz="4" w:space="0" w:color="auto"/>
            </w:tcBorders>
          </w:tcPr>
          <w:p w14:paraId="51D26DB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(0.029)</w:t>
            </w:r>
          </w:p>
        </w:tc>
      </w:tr>
      <w:tr w:rsidR="00F54811" w:rsidRPr="00350A47" w14:paraId="533560FB" w14:textId="77777777" w:rsidTr="001B6B74">
        <w:trPr>
          <w:jc w:val="center"/>
        </w:trPr>
        <w:tc>
          <w:tcPr>
            <w:tcW w:w="1560" w:type="dxa"/>
            <w:tcBorders>
              <w:top w:val="nil"/>
              <w:left w:val="single" w:sz="4" w:space="0" w:color="auto"/>
              <w:bottom w:val="nil"/>
              <w:right w:val="single" w:sz="4" w:space="0" w:color="auto"/>
            </w:tcBorders>
          </w:tcPr>
          <w:p w14:paraId="375D1BC9"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 xml:space="preserve">Degree x </w:t>
            </w:r>
            <w:proofErr w:type="spellStart"/>
            <w:r w:rsidRPr="00B0105C">
              <w:rPr>
                <w:rFonts w:ascii="Times New Roman" w:hAnsi="Times New Roman" w:cs="Times New Roman"/>
                <w:sz w:val="20"/>
                <w:szCs w:val="20"/>
                <w:lang w:val="en-US"/>
              </w:rPr>
              <w:t>Redist</w:t>
            </w:r>
            <w:proofErr w:type="spellEnd"/>
          </w:p>
        </w:tc>
        <w:tc>
          <w:tcPr>
            <w:tcW w:w="992" w:type="dxa"/>
            <w:tcBorders>
              <w:top w:val="nil"/>
              <w:left w:val="single" w:sz="4" w:space="0" w:color="auto"/>
              <w:bottom w:val="nil"/>
              <w:right w:val="nil"/>
            </w:tcBorders>
          </w:tcPr>
          <w:p w14:paraId="09FFCCA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355B0C5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0.119</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00F45D9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0.161</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39B80FE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-0.064</w:t>
            </w:r>
          </w:p>
        </w:tc>
        <w:tc>
          <w:tcPr>
            <w:tcW w:w="992" w:type="dxa"/>
            <w:tcBorders>
              <w:top w:val="nil"/>
              <w:left w:val="nil"/>
              <w:bottom w:val="nil"/>
              <w:right w:val="nil"/>
            </w:tcBorders>
          </w:tcPr>
          <w:p w14:paraId="6545D4E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2" w:type="dxa"/>
            <w:tcBorders>
              <w:top w:val="nil"/>
              <w:left w:val="nil"/>
              <w:bottom w:val="nil"/>
              <w:right w:val="single" w:sz="4" w:space="0" w:color="auto"/>
            </w:tcBorders>
          </w:tcPr>
          <w:p w14:paraId="4306512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-0.059</w:t>
            </w:r>
          </w:p>
        </w:tc>
        <w:tc>
          <w:tcPr>
            <w:tcW w:w="993" w:type="dxa"/>
            <w:tcBorders>
              <w:top w:val="nil"/>
              <w:left w:val="single" w:sz="4" w:space="0" w:color="auto"/>
              <w:bottom w:val="nil"/>
              <w:right w:val="nil"/>
            </w:tcBorders>
          </w:tcPr>
          <w:p w14:paraId="646422D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-0.025</w:t>
            </w:r>
          </w:p>
        </w:tc>
        <w:tc>
          <w:tcPr>
            <w:tcW w:w="992" w:type="dxa"/>
            <w:tcBorders>
              <w:top w:val="nil"/>
              <w:left w:val="nil"/>
              <w:bottom w:val="nil"/>
              <w:right w:val="nil"/>
            </w:tcBorders>
          </w:tcPr>
          <w:p w14:paraId="7098FAC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37DA77D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-0.073</w:t>
            </w:r>
          </w:p>
        </w:tc>
      </w:tr>
      <w:tr w:rsidR="00F54811" w:rsidRPr="00350A47" w14:paraId="7A54D482" w14:textId="77777777" w:rsidTr="001B6B74">
        <w:trPr>
          <w:jc w:val="center"/>
        </w:trPr>
        <w:tc>
          <w:tcPr>
            <w:tcW w:w="1560" w:type="dxa"/>
            <w:tcBorders>
              <w:top w:val="nil"/>
              <w:left w:val="single" w:sz="4" w:space="0" w:color="auto"/>
              <w:right w:val="single" w:sz="4" w:space="0" w:color="auto"/>
            </w:tcBorders>
          </w:tcPr>
          <w:p w14:paraId="41D65526"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568D761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(0.037)</w:t>
            </w:r>
          </w:p>
        </w:tc>
        <w:tc>
          <w:tcPr>
            <w:tcW w:w="992" w:type="dxa"/>
            <w:tcBorders>
              <w:top w:val="nil"/>
              <w:left w:val="nil"/>
              <w:bottom w:val="nil"/>
              <w:right w:val="nil"/>
            </w:tcBorders>
          </w:tcPr>
          <w:p w14:paraId="0BF7F75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(0.036)</w:t>
            </w:r>
          </w:p>
        </w:tc>
        <w:tc>
          <w:tcPr>
            <w:tcW w:w="993" w:type="dxa"/>
            <w:tcBorders>
              <w:top w:val="nil"/>
              <w:left w:val="nil"/>
              <w:bottom w:val="nil"/>
              <w:right w:val="single" w:sz="4" w:space="0" w:color="auto"/>
            </w:tcBorders>
          </w:tcPr>
          <w:p w14:paraId="42D7C9A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(0.044)</w:t>
            </w:r>
          </w:p>
        </w:tc>
        <w:tc>
          <w:tcPr>
            <w:tcW w:w="992" w:type="dxa"/>
            <w:tcBorders>
              <w:top w:val="nil"/>
              <w:left w:val="single" w:sz="4" w:space="0" w:color="auto"/>
              <w:bottom w:val="nil"/>
              <w:right w:val="nil"/>
            </w:tcBorders>
          </w:tcPr>
          <w:p w14:paraId="6B5FBC5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(0.062)</w:t>
            </w:r>
          </w:p>
        </w:tc>
        <w:tc>
          <w:tcPr>
            <w:tcW w:w="992" w:type="dxa"/>
            <w:tcBorders>
              <w:top w:val="nil"/>
              <w:left w:val="nil"/>
              <w:bottom w:val="nil"/>
              <w:right w:val="nil"/>
            </w:tcBorders>
          </w:tcPr>
          <w:p w14:paraId="52CA64E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(0.046)</w:t>
            </w:r>
          </w:p>
        </w:tc>
        <w:tc>
          <w:tcPr>
            <w:tcW w:w="992" w:type="dxa"/>
            <w:tcBorders>
              <w:top w:val="nil"/>
              <w:left w:val="nil"/>
              <w:bottom w:val="nil"/>
              <w:right w:val="single" w:sz="4" w:space="0" w:color="auto"/>
            </w:tcBorders>
          </w:tcPr>
          <w:p w14:paraId="398DA40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(0.048)</w:t>
            </w:r>
          </w:p>
        </w:tc>
        <w:tc>
          <w:tcPr>
            <w:tcW w:w="993" w:type="dxa"/>
            <w:tcBorders>
              <w:top w:val="nil"/>
              <w:left w:val="single" w:sz="4" w:space="0" w:color="auto"/>
              <w:bottom w:val="nil"/>
              <w:right w:val="nil"/>
            </w:tcBorders>
          </w:tcPr>
          <w:p w14:paraId="09DB27B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(0.058)</w:t>
            </w:r>
          </w:p>
        </w:tc>
        <w:tc>
          <w:tcPr>
            <w:tcW w:w="992" w:type="dxa"/>
            <w:tcBorders>
              <w:top w:val="nil"/>
              <w:left w:val="nil"/>
              <w:bottom w:val="nil"/>
              <w:right w:val="nil"/>
            </w:tcBorders>
          </w:tcPr>
          <w:p w14:paraId="378E882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(0.044)</w:t>
            </w:r>
          </w:p>
        </w:tc>
        <w:tc>
          <w:tcPr>
            <w:tcW w:w="992" w:type="dxa"/>
            <w:tcBorders>
              <w:top w:val="nil"/>
              <w:left w:val="nil"/>
              <w:bottom w:val="nil"/>
              <w:right w:val="single" w:sz="4" w:space="0" w:color="auto"/>
            </w:tcBorders>
          </w:tcPr>
          <w:p w14:paraId="7209BAE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(0.044)</w:t>
            </w:r>
          </w:p>
        </w:tc>
      </w:tr>
      <w:tr w:rsidR="00F54811" w:rsidRPr="00350A47" w14:paraId="1603FE2A" w14:textId="77777777" w:rsidTr="001B6B74">
        <w:trPr>
          <w:jc w:val="center"/>
        </w:trPr>
        <w:tc>
          <w:tcPr>
            <w:tcW w:w="1560" w:type="dxa"/>
            <w:tcBorders>
              <w:top w:val="nil"/>
              <w:left w:val="single" w:sz="4" w:space="0" w:color="auto"/>
              <w:bottom w:val="nil"/>
              <w:right w:val="single" w:sz="4" w:space="0" w:color="auto"/>
            </w:tcBorders>
          </w:tcPr>
          <w:p w14:paraId="23698B45"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Market Lib.</w:t>
            </w:r>
          </w:p>
        </w:tc>
        <w:tc>
          <w:tcPr>
            <w:tcW w:w="992" w:type="dxa"/>
            <w:tcBorders>
              <w:top w:val="nil"/>
              <w:left w:val="single" w:sz="4" w:space="0" w:color="auto"/>
              <w:bottom w:val="nil"/>
              <w:right w:val="nil"/>
            </w:tcBorders>
          </w:tcPr>
          <w:p w14:paraId="23109C4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4F480AD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-0.176</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19D492A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-0.214</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0B0BD60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601DD86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-0.042</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7404B54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-0.035</w:t>
            </w:r>
          </w:p>
        </w:tc>
        <w:tc>
          <w:tcPr>
            <w:tcW w:w="993" w:type="dxa"/>
            <w:tcBorders>
              <w:top w:val="nil"/>
              <w:left w:val="single" w:sz="4" w:space="0" w:color="auto"/>
              <w:bottom w:val="nil"/>
              <w:right w:val="nil"/>
            </w:tcBorders>
          </w:tcPr>
          <w:p w14:paraId="73AC0D6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0.296</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A8C39A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0.243</w:t>
            </w:r>
            <w:r w:rsidRPr="00B0105C">
              <w:rPr>
                <w:rFonts w:ascii="Times New Roman" w:hAnsi="Times New Roman" w:cs="Times New Roman"/>
                <w:sz w:val="20"/>
                <w:szCs w:val="20"/>
                <w:vertAlign w:val="superscript"/>
                <w:lang w:val="en-US"/>
              </w:rPr>
              <w:t>***</w:t>
            </w:r>
          </w:p>
        </w:tc>
        <w:tc>
          <w:tcPr>
            <w:tcW w:w="992" w:type="dxa"/>
            <w:tcBorders>
              <w:top w:val="nil"/>
              <w:left w:val="nil"/>
              <w:right w:val="single" w:sz="4" w:space="0" w:color="auto"/>
            </w:tcBorders>
          </w:tcPr>
          <w:p w14:paraId="608CD63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0.294</w:t>
            </w:r>
            <w:r w:rsidRPr="00B0105C">
              <w:rPr>
                <w:rFonts w:ascii="Times New Roman" w:hAnsi="Times New Roman" w:cs="Times New Roman"/>
                <w:sz w:val="20"/>
                <w:szCs w:val="20"/>
                <w:vertAlign w:val="superscript"/>
                <w:lang w:val="en-US"/>
              </w:rPr>
              <w:t>***</w:t>
            </w:r>
          </w:p>
        </w:tc>
      </w:tr>
      <w:tr w:rsidR="00F54811" w:rsidRPr="00350A47" w14:paraId="5C5C3561" w14:textId="77777777" w:rsidTr="001B6B74">
        <w:trPr>
          <w:jc w:val="center"/>
        </w:trPr>
        <w:tc>
          <w:tcPr>
            <w:tcW w:w="1560" w:type="dxa"/>
            <w:tcBorders>
              <w:top w:val="nil"/>
              <w:left w:val="single" w:sz="4" w:space="0" w:color="auto"/>
              <w:bottom w:val="nil"/>
              <w:right w:val="single" w:sz="4" w:space="0" w:color="auto"/>
            </w:tcBorders>
          </w:tcPr>
          <w:p w14:paraId="323A4B7A"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nil"/>
              <w:right w:val="nil"/>
            </w:tcBorders>
          </w:tcPr>
          <w:p w14:paraId="016E665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nil"/>
              <w:bottom w:val="nil"/>
              <w:right w:val="nil"/>
            </w:tcBorders>
          </w:tcPr>
          <w:p w14:paraId="03588AA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3" w:type="dxa"/>
            <w:tcBorders>
              <w:top w:val="nil"/>
              <w:left w:val="nil"/>
              <w:bottom w:val="nil"/>
              <w:right w:val="single" w:sz="4" w:space="0" w:color="auto"/>
            </w:tcBorders>
          </w:tcPr>
          <w:p w14:paraId="76CBA58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single" w:sz="4" w:space="0" w:color="auto"/>
              <w:bottom w:val="nil"/>
              <w:right w:val="nil"/>
            </w:tcBorders>
          </w:tcPr>
          <w:p w14:paraId="7D99D2E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(0.036)</w:t>
            </w:r>
          </w:p>
        </w:tc>
        <w:tc>
          <w:tcPr>
            <w:tcW w:w="992" w:type="dxa"/>
            <w:tcBorders>
              <w:top w:val="nil"/>
              <w:left w:val="nil"/>
              <w:bottom w:val="nil"/>
              <w:right w:val="nil"/>
            </w:tcBorders>
          </w:tcPr>
          <w:p w14:paraId="113C3AE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(0.020)</w:t>
            </w:r>
          </w:p>
        </w:tc>
        <w:tc>
          <w:tcPr>
            <w:tcW w:w="992" w:type="dxa"/>
            <w:tcBorders>
              <w:top w:val="nil"/>
              <w:left w:val="nil"/>
              <w:bottom w:val="nil"/>
              <w:right w:val="single" w:sz="4" w:space="0" w:color="auto"/>
            </w:tcBorders>
          </w:tcPr>
          <w:p w14:paraId="4EABEA0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(0.022)</w:t>
            </w:r>
          </w:p>
        </w:tc>
        <w:tc>
          <w:tcPr>
            <w:tcW w:w="993" w:type="dxa"/>
            <w:tcBorders>
              <w:top w:val="nil"/>
              <w:left w:val="single" w:sz="4" w:space="0" w:color="auto"/>
              <w:bottom w:val="nil"/>
              <w:right w:val="nil"/>
            </w:tcBorders>
          </w:tcPr>
          <w:p w14:paraId="343D3CD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(0.033)</w:t>
            </w:r>
          </w:p>
        </w:tc>
        <w:tc>
          <w:tcPr>
            <w:tcW w:w="992" w:type="dxa"/>
            <w:tcBorders>
              <w:top w:val="nil"/>
              <w:left w:val="nil"/>
              <w:bottom w:val="nil"/>
              <w:right w:val="nil"/>
            </w:tcBorders>
          </w:tcPr>
          <w:p w14:paraId="2C55114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bottom w:val="nil"/>
              <w:right w:val="single" w:sz="4" w:space="0" w:color="auto"/>
            </w:tcBorders>
          </w:tcPr>
          <w:p w14:paraId="56858C1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r>
      <w:tr w:rsidR="00F54811" w:rsidRPr="00350A47" w14:paraId="3529A63B" w14:textId="77777777" w:rsidTr="001B6B74">
        <w:trPr>
          <w:jc w:val="center"/>
        </w:trPr>
        <w:tc>
          <w:tcPr>
            <w:tcW w:w="1560" w:type="dxa"/>
            <w:tcBorders>
              <w:top w:val="nil"/>
              <w:left w:val="single" w:sz="4" w:space="0" w:color="auto"/>
              <w:bottom w:val="nil"/>
              <w:right w:val="single" w:sz="4" w:space="0" w:color="auto"/>
            </w:tcBorders>
          </w:tcPr>
          <w:p w14:paraId="5878C113"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Immigration</w:t>
            </w:r>
          </w:p>
        </w:tc>
        <w:tc>
          <w:tcPr>
            <w:tcW w:w="992" w:type="dxa"/>
            <w:tcBorders>
              <w:top w:val="nil"/>
              <w:left w:val="single" w:sz="4" w:space="0" w:color="auto"/>
              <w:bottom w:val="nil"/>
              <w:right w:val="nil"/>
            </w:tcBorders>
          </w:tcPr>
          <w:p w14:paraId="2B93D2E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-0.027</w:t>
            </w:r>
          </w:p>
        </w:tc>
        <w:tc>
          <w:tcPr>
            <w:tcW w:w="992" w:type="dxa"/>
            <w:tcBorders>
              <w:top w:val="nil"/>
              <w:left w:val="nil"/>
              <w:bottom w:val="nil"/>
              <w:right w:val="nil"/>
            </w:tcBorders>
          </w:tcPr>
          <w:p w14:paraId="610E384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-0.031</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79914E7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single" w:sz="4" w:space="0" w:color="auto"/>
              <w:bottom w:val="nil"/>
              <w:right w:val="nil"/>
            </w:tcBorders>
          </w:tcPr>
          <w:p w14:paraId="567BE2D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-0.072</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69B9B07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-0.052</w:t>
            </w:r>
            <w:r w:rsidRPr="00B0105C">
              <w:rPr>
                <w:rFonts w:ascii="Times New Roman" w:hAnsi="Times New Roman" w:cs="Times New Roman"/>
                <w:sz w:val="20"/>
                <w:szCs w:val="20"/>
                <w:vertAlign w:val="superscript"/>
                <w:lang w:val="en-US"/>
              </w:rPr>
              <w:t>**</w:t>
            </w:r>
          </w:p>
        </w:tc>
        <w:tc>
          <w:tcPr>
            <w:tcW w:w="992" w:type="dxa"/>
            <w:tcBorders>
              <w:top w:val="nil"/>
              <w:left w:val="nil"/>
              <w:right w:val="single" w:sz="4" w:space="0" w:color="auto"/>
            </w:tcBorders>
          </w:tcPr>
          <w:p w14:paraId="13B389B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-0.133</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69B70C1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E56D92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0.071</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54D61D2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0.152</w:t>
            </w:r>
            <w:r w:rsidRPr="00B0105C">
              <w:rPr>
                <w:rFonts w:ascii="Times New Roman" w:hAnsi="Times New Roman" w:cs="Times New Roman"/>
                <w:sz w:val="20"/>
                <w:szCs w:val="20"/>
                <w:vertAlign w:val="superscript"/>
                <w:lang w:val="en-US"/>
              </w:rPr>
              <w:t>***</w:t>
            </w:r>
          </w:p>
        </w:tc>
      </w:tr>
      <w:tr w:rsidR="00F54811" w:rsidRPr="00350A47" w14:paraId="631C5A92" w14:textId="77777777" w:rsidTr="001B6B74">
        <w:trPr>
          <w:jc w:val="center"/>
        </w:trPr>
        <w:tc>
          <w:tcPr>
            <w:tcW w:w="1560" w:type="dxa"/>
            <w:tcBorders>
              <w:top w:val="nil"/>
              <w:left w:val="single" w:sz="4" w:space="0" w:color="auto"/>
              <w:bottom w:val="nil"/>
              <w:right w:val="single" w:sz="4" w:space="0" w:color="auto"/>
            </w:tcBorders>
          </w:tcPr>
          <w:p w14:paraId="19DAF456"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right w:val="nil"/>
            </w:tcBorders>
          </w:tcPr>
          <w:p w14:paraId="7FDC44F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(0.015)</w:t>
            </w:r>
          </w:p>
        </w:tc>
        <w:tc>
          <w:tcPr>
            <w:tcW w:w="992" w:type="dxa"/>
            <w:tcBorders>
              <w:top w:val="nil"/>
              <w:left w:val="nil"/>
              <w:bottom w:val="nil"/>
              <w:right w:val="nil"/>
            </w:tcBorders>
          </w:tcPr>
          <w:p w14:paraId="404F44C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(0.013)</w:t>
            </w:r>
          </w:p>
        </w:tc>
        <w:tc>
          <w:tcPr>
            <w:tcW w:w="993" w:type="dxa"/>
            <w:tcBorders>
              <w:top w:val="nil"/>
              <w:left w:val="nil"/>
              <w:bottom w:val="nil"/>
              <w:right w:val="single" w:sz="4" w:space="0" w:color="auto"/>
            </w:tcBorders>
          </w:tcPr>
          <w:p w14:paraId="3C0F2A7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2" w:type="dxa"/>
            <w:tcBorders>
              <w:top w:val="nil"/>
              <w:left w:val="single" w:sz="4" w:space="0" w:color="auto"/>
              <w:right w:val="nil"/>
            </w:tcBorders>
          </w:tcPr>
          <w:p w14:paraId="2CDBECD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(0.025)</w:t>
            </w:r>
          </w:p>
        </w:tc>
        <w:tc>
          <w:tcPr>
            <w:tcW w:w="992" w:type="dxa"/>
            <w:tcBorders>
              <w:top w:val="nil"/>
              <w:left w:val="nil"/>
              <w:bottom w:val="nil"/>
              <w:right w:val="nil"/>
            </w:tcBorders>
          </w:tcPr>
          <w:p w14:paraId="0C19F25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bottom w:val="nil"/>
              <w:right w:val="single" w:sz="4" w:space="0" w:color="auto"/>
            </w:tcBorders>
          </w:tcPr>
          <w:p w14:paraId="5A738FB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3" w:type="dxa"/>
            <w:tcBorders>
              <w:top w:val="nil"/>
              <w:left w:val="single" w:sz="4" w:space="0" w:color="auto"/>
              <w:bottom w:val="nil"/>
              <w:right w:val="nil"/>
            </w:tcBorders>
          </w:tcPr>
          <w:p w14:paraId="1E5DF0B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(0.024)</w:t>
            </w:r>
          </w:p>
        </w:tc>
        <w:tc>
          <w:tcPr>
            <w:tcW w:w="992" w:type="dxa"/>
            <w:tcBorders>
              <w:top w:val="nil"/>
              <w:left w:val="nil"/>
              <w:bottom w:val="nil"/>
              <w:right w:val="nil"/>
            </w:tcBorders>
          </w:tcPr>
          <w:p w14:paraId="14E993E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c>
          <w:tcPr>
            <w:tcW w:w="992" w:type="dxa"/>
            <w:tcBorders>
              <w:top w:val="nil"/>
              <w:left w:val="nil"/>
              <w:bottom w:val="nil"/>
              <w:right w:val="single" w:sz="4" w:space="0" w:color="auto"/>
            </w:tcBorders>
          </w:tcPr>
          <w:p w14:paraId="5FDAAC9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(0.016)</w:t>
            </w:r>
          </w:p>
        </w:tc>
      </w:tr>
      <w:tr w:rsidR="00F54811" w:rsidRPr="00350A47" w14:paraId="1C676B3F" w14:textId="77777777" w:rsidTr="001B6B74">
        <w:trPr>
          <w:jc w:val="center"/>
        </w:trPr>
        <w:tc>
          <w:tcPr>
            <w:tcW w:w="1560" w:type="dxa"/>
            <w:tcBorders>
              <w:top w:val="nil"/>
              <w:left w:val="single" w:sz="4" w:space="0" w:color="auto"/>
              <w:bottom w:val="nil"/>
              <w:right w:val="single" w:sz="4" w:space="0" w:color="auto"/>
            </w:tcBorders>
          </w:tcPr>
          <w:p w14:paraId="51CB8FF2"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Traditionalism</w:t>
            </w:r>
          </w:p>
        </w:tc>
        <w:tc>
          <w:tcPr>
            <w:tcW w:w="992" w:type="dxa"/>
            <w:tcBorders>
              <w:top w:val="nil"/>
              <w:left w:val="single" w:sz="4" w:space="0" w:color="auto"/>
              <w:bottom w:val="nil"/>
              <w:right w:val="nil"/>
            </w:tcBorders>
          </w:tcPr>
          <w:p w14:paraId="095E08E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-0.095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7787BB5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-0.146</w:t>
            </w:r>
            <w:r w:rsidRPr="00B0105C">
              <w:rPr>
                <w:rFonts w:ascii="Times New Roman" w:hAnsi="Times New Roman" w:cs="Times New Roman"/>
                <w:sz w:val="20"/>
                <w:szCs w:val="20"/>
                <w:vertAlign w:val="superscript"/>
                <w:lang w:val="en-US"/>
              </w:rPr>
              <w:t>***</w:t>
            </w:r>
          </w:p>
        </w:tc>
        <w:tc>
          <w:tcPr>
            <w:tcW w:w="993" w:type="dxa"/>
            <w:tcBorders>
              <w:top w:val="nil"/>
              <w:left w:val="nil"/>
              <w:bottom w:val="nil"/>
              <w:right w:val="single" w:sz="4" w:space="0" w:color="auto"/>
            </w:tcBorders>
          </w:tcPr>
          <w:p w14:paraId="2D2BC2E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-0.120</w:t>
            </w:r>
            <w:r w:rsidRPr="00B0105C">
              <w:rPr>
                <w:rFonts w:ascii="Times New Roman" w:hAnsi="Times New Roman" w:cs="Times New Roman"/>
                <w:sz w:val="20"/>
                <w:szCs w:val="20"/>
                <w:vertAlign w:val="superscript"/>
                <w:lang w:val="en-US"/>
              </w:rPr>
              <w:t>***</w:t>
            </w:r>
          </w:p>
        </w:tc>
        <w:tc>
          <w:tcPr>
            <w:tcW w:w="992" w:type="dxa"/>
            <w:tcBorders>
              <w:top w:val="nil"/>
              <w:left w:val="single" w:sz="4" w:space="0" w:color="auto"/>
              <w:bottom w:val="nil"/>
              <w:right w:val="nil"/>
            </w:tcBorders>
          </w:tcPr>
          <w:p w14:paraId="02E0721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0.011</w:t>
            </w:r>
          </w:p>
        </w:tc>
        <w:tc>
          <w:tcPr>
            <w:tcW w:w="992" w:type="dxa"/>
            <w:tcBorders>
              <w:top w:val="nil"/>
              <w:left w:val="nil"/>
              <w:bottom w:val="nil"/>
              <w:right w:val="nil"/>
            </w:tcBorders>
          </w:tcPr>
          <w:p w14:paraId="77854D8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-0.059</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4FFBC28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-0.150</w:t>
            </w:r>
            <w:r w:rsidRPr="00B0105C">
              <w:rPr>
                <w:rFonts w:ascii="Times New Roman" w:hAnsi="Times New Roman" w:cs="Times New Roman"/>
                <w:sz w:val="20"/>
                <w:szCs w:val="20"/>
                <w:vertAlign w:val="superscript"/>
                <w:lang w:val="en-US"/>
              </w:rPr>
              <w:t>***</w:t>
            </w:r>
          </w:p>
        </w:tc>
        <w:tc>
          <w:tcPr>
            <w:tcW w:w="993" w:type="dxa"/>
            <w:tcBorders>
              <w:top w:val="nil"/>
              <w:left w:val="single" w:sz="4" w:space="0" w:color="auto"/>
              <w:bottom w:val="nil"/>
              <w:right w:val="nil"/>
            </w:tcBorders>
          </w:tcPr>
          <w:p w14:paraId="0861C1E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0.127</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nil"/>
            </w:tcBorders>
          </w:tcPr>
          <w:p w14:paraId="2957A79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0.295</w:t>
            </w:r>
            <w:r w:rsidRPr="00B0105C">
              <w:rPr>
                <w:rFonts w:ascii="Times New Roman" w:hAnsi="Times New Roman" w:cs="Times New Roman"/>
                <w:sz w:val="20"/>
                <w:szCs w:val="20"/>
                <w:vertAlign w:val="superscript"/>
                <w:lang w:val="en-US"/>
              </w:rPr>
              <w:t>***</w:t>
            </w:r>
          </w:p>
        </w:tc>
        <w:tc>
          <w:tcPr>
            <w:tcW w:w="992" w:type="dxa"/>
            <w:tcBorders>
              <w:top w:val="nil"/>
              <w:left w:val="nil"/>
              <w:bottom w:val="nil"/>
              <w:right w:val="single" w:sz="4" w:space="0" w:color="auto"/>
            </w:tcBorders>
          </w:tcPr>
          <w:p w14:paraId="22C5E17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0.308</w:t>
            </w:r>
            <w:r w:rsidRPr="00B0105C">
              <w:rPr>
                <w:rFonts w:ascii="Times New Roman" w:hAnsi="Times New Roman" w:cs="Times New Roman"/>
                <w:sz w:val="20"/>
                <w:szCs w:val="20"/>
                <w:vertAlign w:val="superscript"/>
                <w:lang w:val="en-US"/>
              </w:rPr>
              <w:t>***</w:t>
            </w:r>
          </w:p>
        </w:tc>
      </w:tr>
      <w:tr w:rsidR="00F54811" w:rsidRPr="00350A47" w14:paraId="23B06977" w14:textId="77777777" w:rsidTr="001B6B74">
        <w:trPr>
          <w:jc w:val="center"/>
        </w:trPr>
        <w:tc>
          <w:tcPr>
            <w:tcW w:w="1560" w:type="dxa"/>
            <w:tcBorders>
              <w:top w:val="nil"/>
              <w:left w:val="single" w:sz="4" w:space="0" w:color="auto"/>
              <w:right w:val="single" w:sz="4" w:space="0" w:color="auto"/>
            </w:tcBorders>
          </w:tcPr>
          <w:p w14:paraId="468A21A2"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right w:val="nil"/>
            </w:tcBorders>
          </w:tcPr>
          <w:p w14:paraId="3C39243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(0.019)</w:t>
            </w:r>
          </w:p>
        </w:tc>
        <w:tc>
          <w:tcPr>
            <w:tcW w:w="992" w:type="dxa"/>
            <w:tcBorders>
              <w:top w:val="nil"/>
              <w:left w:val="nil"/>
              <w:right w:val="nil"/>
            </w:tcBorders>
          </w:tcPr>
          <w:p w14:paraId="772EF5B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(0.014)</w:t>
            </w:r>
          </w:p>
        </w:tc>
        <w:tc>
          <w:tcPr>
            <w:tcW w:w="993" w:type="dxa"/>
            <w:tcBorders>
              <w:top w:val="nil"/>
              <w:left w:val="nil"/>
              <w:right w:val="single" w:sz="4" w:space="0" w:color="auto"/>
            </w:tcBorders>
          </w:tcPr>
          <w:p w14:paraId="5F95865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c>
          <w:tcPr>
            <w:tcW w:w="992" w:type="dxa"/>
            <w:tcBorders>
              <w:top w:val="nil"/>
              <w:left w:val="single" w:sz="4" w:space="0" w:color="auto"/>
              <w:right w:val="nil"/>
            </w:tcBorders>
          </w:tcPr>
          <w:p w14:paraId="064F59B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2" w:type="dxa"/>
            <w:tcBorders>
              <w:top w:val="nil"/>
              <w:left w:val="nil"/>
              <w:right w:val="nil"/>
            </w:tcBorders>
          </w:tcPr>
          <w:p w14:paraId="2D30F44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(0.018)</w:t>
            </w:r>
          </w:p>
        </w:tc>
        <w:tc>
          <w:tcPr>
            <w:tcW w:w="992" w:type="dxa"/>
            <w:tcBorders>
              <w:top w:val="nil"/>
              <w:left w:val="nil"/>
              <w:right w:val="single" w:sz="4" w:space="0" w:color="auto"/>
            </w:tcBorders>
          </w:tcPr>
          <w:p w14:paraId="4A192AB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(0.023)</w:t>
            </w:r>
          </w:p>
        </w:tc>
        <w:tc>
          <w:tcPr>
            <w:tcW w:w="993" w:type="dxa"/>
            <w:tcBorders>
              <w:top w:val="nil"/>
              <w:left w:val="single" w:sz="4" w:space="0" w:color="auto"/>
              <w:right w:val="nil"/>
            </w:tcBorders>
          </w:tcPr>
          <w:p w14:paraId="42890BF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(0.030)</w:t>
            </w:r>
          </w:p>
        </w:tc>
        <w:tc>
          <w:tcPr>
            <w:tcW w:w="992" w:type="dxa"/>
            <w:tcBorders>
              <w:top w:val="nil"/>
              <w:left w:val="nil"/>
              <w:right w:val="nil"/>
            </w:tcBorders>
          </w:tcPr>
          <w:p w14:paraId="1E9D003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(0.017)</w:t>
            </w:r>
          </w:p>
        </w:tc>
        <w:tc>
          <w:tcPr>
            <w:tcW w:w="992" w:type="dxa"/>
            <w:tcBorders>
              <w:top w:val="nil"/>
              <w:left w:val="nil"/>
              <w:right w:val="single" w:sz="4" w:space="0" w:color="auto"/>
            </w:tcBorders>
          </w:tcPr>
          <w:p w14:paraId="081EE12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(0.021)</w:t>
            </w:r>
          </w:p>
        </w:tc>
      </w:tr>
      <w:tr w:rsidR="00F54811" w:rsidRPr="00350A47" w14:paraId="326101B2" w14:textId="77777777" w:rsidTr="001B6B74">
        <w:trPr>
          <w:jc w:val="center"/>
        </w:trPr>
        <w:tc>
          <w:tcPr>
            <w:tcW w:w="1560" w:type="dxa"/>
            <w:tcBorders>
              <w:left w:val="single" w:sz="4" w:space="0" w:color="auto"/>
              <w:bottom w:val="nil"/>
              <w:right w:val="single" w:sz="4" w:space="0" w:color="auto"/>
            </w:tcBorders>
          </w:tcPr>
          <w:p w14:paraId="41CABAF8"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lang w:val="en-US"/>
              </w:rPr>
              <w:t>Constant</w:t>
            </w:r>
          </w:p>
        </w:tc>
        <w:tc>
          <w:tcPr>
            <w:tcW w:w="992" w:type="dxa"/>
            <w:tcBorders>
              <w:left w:val="single" w:sz="4" w:space="0" w:color="auto"/>
              <w:bottom w:val="nil"/>
            </w:tcBorders>
          </w:tcPr>
          <w:p w14:paraId="1973938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0.264</w:t>
            </w:r>
            <w:r w:rsidRPr="00B0105C">
              <w:rPr>
                <w:rFonts w:ascii="Times New Roman" w:hAnsi="Times New Roman" w:cs="Times New Roman"/>
                <w:sz w:val="20"/>
                <w:szCs w:val="20"/>
                <w:vertAlign w:val="superscript"/>
                <w:lang w:val="en-US"/>
              </w:rPr>
              <w:t>***</w:t>
            </w:r>
          </w:p>
        </w:tc>
        <w:tc>
          <w:tcPr>
            <w:tcW w:w="992" w:type="dxa"/>
            <w:tcBorders>
              <w:bottom w:val="nil"/>
            </w:tcBorders>
          </w:tcPr>
          <w:p w14:paraId="01EFC7A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0.430</w:t>
            </w:r>
            <w:r w:rsidRPr="00B0105C">
              <w:rPr>
                <w:rFonts w:ascii="Times New Roman" w:hAnsi="Times New Roman" w:cs="Times New Roman"/>
                <w:sz w:val="20"/>
                <w:szCs w:val="20"/>
                <w:vertAlign w:val="superscript"/>
                <w:lang w:val="en-US"/>
              </w:rPr>
              <w:t>***</w:t>
            </w:r>
          </w:p>
        </w:tc>
        <w:tc>
          <w:tcPr>
            <w:tcW w:w="993" w:type="dxa"/>
            <w:tcBorders>
              <w:bottom w:val="nil"/>
              <w:right w:val="single" w:sz="4" w:space="0" w:color="auto"/>
            </w:tcBorders>
          </w:tcPr>
          <w:p w14:paraId="66CA7C0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0.310</w:t>
            </w:r>
            <w:r w:rsidRPr="00B0105C">
              <w:rPr>
                <w:rFonts w:ascii="Times New Roman" w:hAnsi="Times New Roman" w:cs="Times New Roman"/>
                <w:sz w:val="20"/>
                <w:szCs w:val="20"/>
                <w:vertAlign w:val="superscript"/>
                <w:lang w:val="en-US"/>
              </w:rPr>
              <w:t>***</w:t>
            </w:r>
          </w:p>
        </w:tc>
        <w:tc>
          <w:tcPr>
            <w:tcW w:w="992" w:type="dxa"/>
            <w:tcBorders>
              <w:left w:val="single" w:sz="4" w:space="0" w:color="auto"/>
              <w:bottom w:val="nil"/>
            </w:tcBorders>
          </w:tcPr>
          <w:p w14:paraId="0104DAC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0.464</w:t>
            </w:r>
            <w:r w:rsidRPr="00B0105C">
              <w:rPr>
                <w:rFonts w:ascii="Times New Roman" w:hAnsi="Times New Roman" w:cs="Times New Roman"/>
                <w:sz w:val="20"/>
                <w:szCs w:val="20"/>
                <w:vertAlign w:val="superscript"/>
                <w:lang w:val="en-US"/>
              </w:rPr>
              <w:t>***</w:t>
            </w:r>
          </w:p>
        </w:tc>
        <w:tc>
          <w:tcPr>
            <w:tcW w:w="992" w:type="dxa"/>
            <w:tcBorders>
              <w:bottom w:val="nil"/>
            </w:tcBorders>
          </w:tcPr>
          <w:p w14:paraId="324A0B0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0.298</w:t>
            </w:r>
            <w:r w:rsidRPr="00B0105C">
              <w:rPr>
                <w:rFonts w:ascii="Times New Roman" w:hAnsi="Times New Roman" w:cs="Times New Roman"/>
                <w:sz w:val="20"/>
                <w:szCs w:val="20"/>
                <w:vertAlign w:val="superscript"/>
                <w:lang w:val="en-US"/>
              </w:rPr>
              <w:t>***</w:t>
            </w:r>
          </w:p>
        </w:tc>
        <w:tc>
          <w:tcPr>
            <w:tcW w:w="992" w:type="dxa"/>
            <w:tcBorders>
              <w:bottom w:val="nil"/>
              <w:right w:val="single" w:sz="4" w:space="0" w:color="auto"/>
            </w:tcBorders>
          </w:tcPr>
          <w:p w14:paraId="5D95628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0.321</w:t>
            </w:r>
            <w:r w:rsidRPr="00B0105C">
              <w:rPr>
                <w:rFonts w:ascii="Times New Roman" w:hAnsi="Times New Roman" w:cs="Times New Roman"/>
                <w:sz w:val="20"/>
                <w:szCs w:val="20"/>
                <w:vertAlign w:val="superscript"/>
                <w:lang w:val="en-US"/>
              </w:rPr>
              <w:t>***</w:t>
            </w:r>
          </w:p>
        </w:tc>
        <w:tc>
          <w:tcPr>
            <w:tcW w:w="993" w:type="dxa"/>
            <w:tcBorders>
              <w:left w:val="single" w:sz="4" w:space="0" w:color="auto"/>
              <w:bottom w:val="nil"/>
            </w:tcBorders>
          </w:tcPr>
          <w:p w14:paraId="46F2DF9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0.276</w:t>
            </w:r>
            <w:r w:rsidRPr="00B0105C">
              <w:rPr>
                <w:rFonts w:ascii="Times New Roman" w:hAnsi="Times New Roman" w:cs="Times New Roman"/>
                <w:sz w:val="20"/>
                <w:szCs w:val="20"/>
                <w:vertAlign w:val="superscript"/>
                <w:lang w:val="en-US"/>
              </w:rPr>
              <w:t>***</w:t>
            </w:r>
          </w:p>
        </w:tc>
        <w:tc>
          <w:tcPr>
            <w:tcW w:w="992" w:type="dxa"/>
            <w:tcBorders>
              <w:bottom w:val="nil"/>
            </w:tcBorders>
          </w:tcPr>
          <w:p w14:paraId="6E7807D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0.150</w:t>
            </w:r>
            <w:r w:rsidRPr="00B0105C">
              <w:rPr>
                <w:rFonts w:ascii="Times New Roman" w:hAnsi="Times New Roman" w:cs="Times New Roman"/>
                <w:sz w:val="20"/>
                <w:szCs w:val="20"/>
                <w:vertAlign w:val="superscript"/>
                <w:lang w:val="en-US"/>
              </w:rPr>
              <w:t>***</w:t>
            </w:r>
          </w:p>
        </w:tc>
        <w:tc>
          <w:tcPr>
            <w:tcW w:w="992" w:type="dxa"/>
            <w:tcBorders>
              <w:bottom w:val="nil"/>
              <w:right w:val="single" w:sz="4" w:space="0" w:color="auto"/>
            </w:tcBorders>
          </w:tcPr>
          <w:p w14:paraId="0DD152C5"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0.208</w:t>
            </w:r>
            <w:r w:rsidRPr="00B0105C">
              <w:rPr>
                <w:rFonts w:ascii="Times New Roman" w:hAnsi="Times New Roman" w:cs="Times New Roman"/>
                <w:sz w:val="20"/>
                <w:szCs w:val="20"/>
                <w:vertAlign w:val="superscript"/>
                <w:lang w:val="en-US"/>
              </w:rPr>
              <w:t>***</w:t>
            </w:r>
          </w:p>
        </w:tc>
      </w:tr>
      <w:tr w:rsidR="00F54811" w:rsidRPr="00350A47" w14:paraId="50E1971F" w14:textId="77777777" w:rsidTr="001B6B74">
        <w:trPr>
          <w:jc w:val="center"/>
        </w:trPr>
        <w:tc>
          <w:tcPr>
            <w:tcW w:w="1560" w:type="dxa"/>
            <w:tcBorders>
              <w:top w:val="nil"/>
              <w:left w:val="single" w:sz="4" w:space="0" w:color="auto"/>
              <w:bottom w:val="single" w:sz="4" w:space="0" w:color="auto"/>
              <w:right w:val="single" w:sz="4" w:space="0" w:color="auto"/>
            </w:tcBorders>
          </w:tcPr>
          <w:p w14:paraId="4E8AD0FF"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p>
        </w:tc>
        <w:tc>
          <w:tcPr>
            <w:tcW w:w="992" w:type="dxa"/>
            <w:tcBorders>
              <w:top w:val="nil"/>
              <w:left w:val="single" w:sz="4" w:space="0" w:color="auto"/>
              <w:bottom w:val="single" w:sz="4" w:space="0" w:color="auto"/>
              <w:right w:val="nil"/>
            </w:tcBorders>
          </w:tcPr>
          <w:p w14:paraId="3E809D7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(0.038)</w:t>
            </w:r>
          </w:p>
        </w:tc>
        <w:tc>
          <w:tcPr>
            <w:tcW w:w="992" w:type="dxa"/>
            <w:tcBorders>
              <w:top w:val="nil"/>
              <w:left w:val="nil"/>
              <w:bottom w:val="single" w:sz="4" w:space="0" w:color="auto"/>
              <w:right w:val="nil"/>
            </w:tcBorders>
          </w:tcPr>
          <w:p w14:paraId="67263F2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(0.032)</w:t>
            </w:r>
          </w:p>
        </w:tc>
        <w:tc>
          <w:tcPr>
            <w:tcW w:w="993" w:type="dxa"/>
            <w:tcBorders>
              <w:top w:val="nil"/>
              <w:left w:val="nil"/>
              <w:bottom w:val="single" w:sz="4" w:space="0" w:color="auto"/>
              <w:right w:val="single" w:sz="4" w:space="0" w:color="auto"/>
            </w:tcBorders>
          </w:tcPr>
          <w:p w14:paraId="4152130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(0.039)</w:t>
            </w:r>
          </w:p>
        </w:tc>
        <w:tc>
          <w:tcPr>
            <w:tcW w:w="992" w:type="dxa"/>
            <w:tcBorders>
              <w:top w:val="nil"/>
              <w:left w:val="single" w:sz="4" w:space="0" w:color="auto"/>
              <w:bottom w:val="single" w:sz="4" w:space="0" w:color="auto"/>
              <w:right w:val="nil"/>
            </w:tcBorders>
          </w:tcPr>
          <w:p w14:paraId="04B125E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(0.064)</w:t>
            </w:r>
          </w:p>
        </w:tc>
        <w:tc>
          <w:tcPr>
            <w:tcW w:w="992" w:type="dxa"/>
            <w:tcBorders>
              <w:top w:val="nil"/>
              <w:left w:val="nil"/>
              <w:bottom w:val="single" w:sz="4" w:space="0" w:color="auto"/>
              <w:right w:val="nil"/>
            </w:tcBorders>
          </w:tcPr>
          <w:p w14:paraId="1B06C18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(0.041)</w:t>
            </w:r>
          </w:p>
        </w:tc>
        <w:tc>
          <w:tcPr>
            <w:tcW w:w="992" w:type="dxa"/>
            <w:tcBorders>
              <w:top w:val="nil"/>
              <w:left w:val="nil"/>
              <w:bottom w:val="single" w:sz="4" w:space="0" w:color="auto"/>
              <w:right w:val="single" w:sz="4" w:space="0" w:color="auto"/>
            </w:tcBorders>
          </w:tcPr>
          <w:p w14:paraId="6D3BA9B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(0.042)</w:t>
            </w:r>
          </w:p>
        </w:tc>
        <w:tc>
          <w:tcPr>
            <w:tcW w:w="993" w:type="dxa"/>
            <w:tcBorders>
              <w:top w:val="nil"/>
              <w:left w:val="single" w:sz="4" w:space="0" w:color="auto"/>
              <w:bottom w:val="single" w:sz="4" w:space="0" w:color="auto"/>
              <w:right w:val="nil"/>
            </w:tcBorders>
          </w:tcPr>
          <w:p w14:paraId="24E9CDFC"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(0.060)</w:t>
            </w:r>
          </w:p>
        </w:tc>
        <w:tc>
          <w:tcPr>
            <w:tcW w:w="992" w:type="dxa"/>
            <w:tcBorders>
              <w:top w:val="nil"/>
              <w:left w:val="nil"/>
              <w:bottom w:val="single" w:sz="4" w:space="0" w:color="auto"/>
              <w:right w:val="nil"/>
            </w:tcBorders>
          </w:tcPr>
          <w:p w14:paraId="388FF89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(0.040)</w:t>
            </w:r>
          </w:p>
        </w:tc>
        <w:tc>
          <w:tcPr>
            <w:tcW w:w="992" w:type="dxa"/>
            <w:tcBorders>
              <w:top w:val="nil"/>
              <w:left w:val="nil"/>
              <w:bottom w:val="single" w:sz="4" w:space="0" w:color="auto"/>
              <w:right w:val="single" w:sz="4" w:space="0" w:color="auto"/>
            </w:tcBorders>
          </w:tcPr>
          <w:p w14:paraId="063F991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(0.039)</w:t>
            </w:r>
          </w:p>
        </w:tc>
      </w:tr>
      <w:tr w:rsidR="00F54811" w:rsidRPr="00350A47" w14:paraId="6E73670D" w14:textId="77777777" w:rsidTr="001B6B74">
        <w:trPr>
          <w:jc w:val="center"/>
        </w:trPr>
        <w:tc>
          <w:tcPr>
            <w:tcW w:w="1560" w:type="dxa"/>
            <w:tcBorders>
              <w:top w:val="nil"/>
              <w:left w:val="single" w:sz="4" w:space="0" w:color="auto"/>
              <w:bottom w:val="nil"/>
              <w:right w:val="single" w:sz="4" w:space="0" w:color="auto"/>
            </w:tcBorders>
          </w:tcPr>
          <w:p w14:paraId="796F52D4" w14:textId="77777777" w:rsidR="00F54811" w:rsidRPr="00B0105C" w:rsidRDefault="00F54811" w:rsidP="001B6B74">
            <w:pPr>
              <w:widowControl w:val="0"/>
              <w:autoSpaceDE w:val="0"/>
              <w:autoSpaceDN w:val="0"/>
              <w:adjustRightInd w:val="0"/>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Fixed Effects</w:t>
            </w:r>
          </w:p>
        </w:tc>
        <w:tc>
          <w:tcPr>
            <w:tcW w:w="992" w:type="dxa"/>
            <w:tcBorders>
              <w:top w:val="nil"/>
              <w:left w:val="single" w:sz="4" w:space="0" w:color="auto"/>
              <w:bottom w:val="nil"/>
              <w:right w:val="nil"/>
            </w:tcBorders>
          </w:tcPr>
          <w:p w14:paraId="3EC995A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nil"/>
              <w:left w:val="nil"/>
              <w:bottom w:val="nil"/>
              <w:right w:val="nil"/>
            </w:tcBorders>
          </w:tcPr>
          <w:p w14:paraId="567F5DF8"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3" w:type="dxa"/>
            <w:tcBorders>
              <w:top w:val="single" w:sz="4" w:space="0" w:color="auto"/>
              <w:left w:val="nil"/>
              <w:bottom w:val="nil"/>
              <w:right w:val="single" w:sz="4" w:space="0" w:color="auto"/>
            </w:tcBorders>
          </w:tcPr>
          <w:p w14:paraId="6F44CA4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nil"/>
              <w:left w:val="single" w:sz="4" w:space="0" w:color="auto"/>
              <w:bottom w:val="nil"/>
              <w:right w:val="nil"/>
            </w:tcBorders>
          </w:tcPr>
          <w:p w14:paraId="3D12230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nil"/>
              <w:left w:val="nil"/>
              <w:bottom w:val="nil"/>
              <w:right w:val="nil"/>
            </w:tcBorders>
          </w:tcPr>
          <w:p w14:paraId="7BD66D6D"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nil"/>
              <w:bottom w:val="nil"/>
              <w:right w:val="single" w:sz="4" w:space="0" w:color="auto"/>
            </w:tcBorders>
          </w:tcPr>
          <w:p w14:paraId="6C30DD0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3" w:type="dxa"/>
            <w:tcBorders>
              <w:top w:val="nil"/>
              <w:left w:val="single" w:sz="4" w:space="0" w:color="auto"/>
              <w:bottom w:val="nil"/>
              <w:right w:val="nil"/>
            </w:tcBorders>
          </w:tcPr>
          <w:p w14:paraId="299CBEF2"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nil"/>
              <w:left w:val="nil"/>
              <w:bottom w:val="nil"/>
              <w:right w:val="nil"/>
            </w:tcBorders>
          </w:tcPr>
          <w:p w14:paraId="7D561C8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c>
          <w:tcPr>
            <w:tcW w:w="992" w:type="dxa"/>
            <w:tcBorders>
              <w:top w:val="single" w:sz="4" w:space="0" w:color="auto"/>
              <w:left w:val="nil"/>
              <w:bottom w:val="nil"/>
              <w:right w:val="single" w:sz="4" w:space="0" w:color="auto"/>
            </w:tcBorders>
          </w:tcPr>
          <w:p w14:paraId="6B92813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Year</w:t>
            </w:r>
          </w:p>
        </w:tc>
      </w:tr>
      <w:tr w:rsidR="00F54811" w:rsidRPr="00350A47" w14:paraId="4A690620" w14:textId="77777777" w:rsidTr="001B6B74">
        <w:trPr>
          <w:jc w:val="center"/>
        </w:trPr>
        <w:tc>
          <w:tcPr>
            <w:tcW w:w="1560" w:type="dxa"/>
            <w:tcBorders>
              <w:top w:val="nil"/>
              <w:left w:val="single" w:sz="4" w:space="0" w:color="auto"/>
              <w:bottom w:val="nil"/>
              <w:right w:val="single" w:sz="4" w:space="0" w:color="auto"/>
            </w:tcBorders>
          </w:tcPr>
          <w:p w14:paraId="5C4562B8"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i/>
                <w:iCs/>
                <w:sz w:val="20"/>
                <w:szCs w:val="20"/>
                <w:lang w:val="en-US"/>
              </w:rPr>
              <w:t>N</w:t>
            </w:r>
          </w:p>
        </w:tc>
        <w:tc>
          <w:tcPr>
            <w:tcW w:w="992" w:type="dxa"/>
            <w:tcBorders>
              <w:top w:val="nil"/>
              <w:left w:val="single" w:sz="4" w:space="0" w:color="auto"/>
              <w:bottom w:val="nil"/>
              <w:right w:val="nil"/>
            </w:tcBorders>
          </w:tcPr>
          <w:p w14:paraId="6CE9169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2901</w:t>
            </w:r>
          </w:p>
        </w:tc>
        <w:tc>
          <w:tcPr>
            <w:tcW w:w="992" w:type="dxa"/>
            <w:tcBorders>
              <w:top w:val="nil"/>
              <w:left w:val="nil"/>
              <w:bottom w:val="nil"/>
              <w:right w:val="nil"/>
            </w:tcBorders>
          </w:tcPr>
          <w:p w14:paraId="45139DD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7818</w:t>
            </w:r>
          </w:p>
        </w:tc>
        <w:tc>
          <w:tcPr>
            <w:tcW w:w="993" w:type="dxa"/>
            <w:tcBorders>
              <w:top w:val="nil"/>
              <w:left w:val="nil"/>
              <w:bottom w:val="nil"/>
              <w:right w:val="single" w:sz="4" w:space="0" w:color="auto"/>
            </w:tcBorders>
          </w:tcPr>
          <w:p w14:paraId="1C9AB04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6772</w:t>
            </w:r>
          </w:p>
        </w:tc>
        <w:tc>
          <w:tcPr>
            <w:tcW w:w="992" w:type="dxa"/>
            <w:tcBorders>
              <w:top w:val="nil"/>
              <w:left w:val="single" w:sz="4" w:space="0" w:color="auto"/>
              <w:bottom w:val="nil"/>
              <w:right w:val="nil"/>
            </w:tcBorders>
          </w:tcPr>
          <w:p w14:paraId="75683FBE"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2901</w:t>
            </w:r>
          </w:p>
        </w:tc>
        <w:tc>
          <w:tcPr>
            <w:tcW w:w="992" w:type="dxa"/>
            <w:tcBorders>
              <w:top w:val="nil"/>
              <w:left w:val="nil"/>
              <w:bottom w:val="nil"/>
              <w:right w:val="nil"/>
            </w:tcBorders>
          </w:tcPr>
          <w:p w14:paraId="3B625A9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7818</w:t>
            </w:r>
          </w:p>
        </w:tc>
        <w:tc>
          <w:tcPr>
            <w:tcW w:w="992" w:type="dxa"/>
            <w:tcBorders>
              <w:top w:val="nil"/>
              <w:left w:val="nil"/>
              <w:bottom w:val="nil"/>
              <w:right w:val="single" w:sz="4" w:space="0" w:color="auto"/>
            </w:tcBorders>
          </w:tcPr>
          <w:p w14:paraId="4739B1A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6772</w:t>
            </w:r>
          </w:p>
        </w:tc>
        <w:tc>
          <w:tcPr>
            <w:tcW w:w="993" w:type="dxa"/>
            <w:tcBorders>
              <w:top w:val="nil"/>
              <w:left w:val="single" w:sz="4" w:space="0" w:color="auto"/>
              <w:bottom w:val="nil"/>
              <w:right w:val="nil"/>
            </w:tcBorders>
          </w:tcPr>
          <w:p w14:paraId="0B618EB1"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2901</w:t>
            </w:r>
          </w:p>
        </w:tc>
        <w:tc>
          <w:tcPr>
            <w:tcW w:w="992" w:type="dxa"/>
            <w:tcBorders>
              <w:top w:val="nil"/>
              <w:left w:val="nil"/>
              <w:bottom w:val="nil"/>
              <w:right w:val="nil"/>
            </w:tcBorders>
          </w:tcPr>
          <w:p w14:paraId="38ABDE2A"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7818</w:t>
            </w:r>
          </w:p>
        </w:tc>
        <w:tc>
          <w:tcPr>
            <w:tcW w:w="992" w:type="dxa"/>
            <w:tcBorders>
              <w:top w:val="nil"/>
              <w:left w:val="nil"/>
              <w:bottom w:val="nil"/>
              <w:right w:val="single" w:sz="4" w:space="0" w:color="auto"/>
            </w:tcBorders>
          </w:tcPr>
          <w:p w14:paraId="3476BE2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lang w:val="en-US"/>
              </w:rPr>
              <w:t>6772</w:t>
            </w:r>
          </w:p>
        </w:tc>
      </w:tr>
      <w:tr w:rsidR="00F54811" w:rsidRPr="00350A47" w14:paraId="267F49DD" w14:textId="77777777" w:rsidTr="001B6B74">
        <w:trPr>
          <w:jc w:val="center"/>
        </w:trPr>
        <w:tc>
          <w:tcPr>
            <w:tcW w:w="1560" w:type="dxa"/>
            <w:tcBorders>
              <w:top w:val="nil"/>
              <w:left w:val="single" w:sz="4" w:space="0" w:color="auto"/>
              <w:right w:val="single" w:sz="4" w:space="0" w:color="auto"/>
            </w:tcBorders>
          </w:tcPr>
          <w:p w14:paraId="3A1CE96B" w14:textId="77777777" w:rsidR="00F54811" w:rsidRPr="00B0105C" w:rsidRDefault="00F54811" w:rsidP="001B6B74">
            <w:pPr>
              <w:widowControl w:val="0"/>
              <w:autoSpaceDE w:val="0"/>
              <w:autoSpaceDN w:val="0"/>
              <w:adjustRightInd w:val="0"/>
              <w:rPr>
                <w:rFonts w:ascii="Times New Roman" w:hAnsi="Times New Roman" w:cs="Times New Roman"/>
                <w:i/>
                <w:iCs/>
                <w:sz w:val="20"/>
                <w:szCs w:val="20"/>
                <w:lang w:val="en-US"/>
              </w:rPr>
            </w:pPr>
            <w:r w:rsidRPr="00B0105C">
              <w:rPr>
                <w:rFonts w:ascii="Times New Roman" w:hAnsi="Times New Roman" w:cs="Times New Roman"/>
                <w:i/>
                <w:iCs/>
                <w:sz w:val="20"/>
                <w:szCs w:val="20"/>
                <w:lang w:val="en-US"/>
              </w:rPr>
              <w:t>R</w:t>
            </w:r>
            <w:r w:rsidRPr="00B0105C">
              <w:rPr>
                <w:rFonts w:ascii="Times New Roman" w:hAnsi="Times New Roman" w:cs="Times New Roman"/>
                <w:i/>
                <w:iCs/>
                <w:sz w:val="20"/>
                <w:szCs w:val="20"/>
                <w:vertAlign w:val="superscript"/>
                <w:lang w:val="en-US"/>
              </w:rPr>
              <w:t>2</w:t>
            </w:r>
          </w:p>
        </w:tc>
        <w:tc>
          <w:tcPr>
            <w:tcW w:w="992" w:type="dxa"/>
            <w:tcBorders>
              <w:top w:val="nil"/>
              <w:left w:val="single" w:sz="4" w:space="0" w:color="auto"/>
              <w:right w:val="nil"/>
            </w:tcBorders>
            <w:vAlign w:val="center"/>
          </w:tcPr>
          <w:p w14:paraId="02338804"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0.10</w:t>
            </w:r>
          </w:p>
        </w:tc>
        <w:tc>
          <w:tcPr>
            <w:tcW w:w="992" w:type="dxa"/>
            <w:tcBorders>
              <w:top w:val="nil"/>
              <w:left w:val="nil"/>
              <w:right w:val="nil"/>
            </w:tcBorders>
            <w:vAlign w:val="center"/>
          </w:tcPr>
          <w:p w14:paraId="0DF5A246"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0.12</w:t>
            </w:r>
          </w:p>
        </w:tc>
        <w:tc>
          <w:tcPr>
            <w:tcW w:w="993" w:type="dxa"/>
            <w:tcBorders>
              <w:top w:val="nil"/>
              <w:left w:val="nil"/>
              <w:right w:val="single" w:sz="4" w:space="0" w:color="auto"/>
            </w:tcBorders>
            <w:vAlign w:val="center"/>
          </w:tcPr>
          <w:p w14:paraId="235F2057"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0.11</w:t>
            </w:r>
          </w:p>
        </w:tc>
        <w:tc>
          <w:tcPr>
            <w:tcW w:w="992" w:type="dxa"/>
            <w:tcBorders>
              <w:top w:val="nil"/>
              <w:left w:val="single" w:sz="4" w:space="0" w:color="auto"/>
              <w:right w:val="nil"/>
            </w:tcBorders>
            <w:vAlign w:val="center"/>
          </w:tcPr>
          <w:p w14:paraId="136869F9"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0.07</w:t>
            </w:r>
          </w:p>
        </w:tc>
        <w:tc>
          <w:tcPr>
            <w:tcW w:w="992" w:type="dxa"/>
            <w:tcBorders>
              <w:top w:val="nil"/>
              <w:left w:val="nil"/>
              <w:right w:val="nil"/>
            </w:tcBorders>
            <w:vAlign w:val="center"/>
          </w:tcPr>
          <w:p w14:paraId="27B62A0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0.07</w:t>
            </w:r>
          </w:p>
        </w:tc>
        <w:tc>
          <w:tcPr>
            <w:tcW w:w="992" w:type="dxa"/>
            <w:tcBorders>
              <w:top w:val="nil"/>
              <w:left w:val="nil"/>
              <w:right w:val="single" w:sz="4" w:space="0" w:color="auto"/>
            </w:tcBorders>
            <w:vAlign w:val="center"/>
          </w:tcPr>
          <w:p w14:paraId="1278488F"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0.12</w:t>
            </w:r>
          </w:p>
        </w:tc>
        <w:tc>
          <w:tcPr>
            <w:tcW w:w="993" w:type="dxa"/>
            <w:tcBorders>
              <w:top w:val="nil"/>
              <w:left w:val="single" w:sz="4" w:space="0" w:color="auto"/>
              <w:right w:val="nil"/>
            </w:tcBorders>
            <w:vAlign w:val="center"/>
          </w:tcPr>
          <w:p w14:paraId="2B8457E3"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0.18</w:t>
            </w:r>
          </w:p>
        </w:tc>
        <w:tc>
          <w:tcPr>
            <w:tcW w:w="992" w:type="dxa"/>
            <w:tcBorders>
              <w:top w:val="nil"/>
              <w:left w:val="nil"/>
              <w:right w:val="nil"/>
            </w:tcBorders>
            <w:vAlign w:val="center"/>
          </w:tcPr>
          <w:p w14:paraId="0F2C7350"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0.20</w:t>
            </w:r>
          </w:p>
        </w:tc>
        <w:tc>
          <w:tcPr>
            <w:tcW w:w="992" w:type="dxa"/>
            <w:tcBorders>
              <w:top w:val="nil"/>
              <w:left w:val="nil"/>
              <w:right w:val="single" w:sz="4" w:space="0" w:color="auto"/>
            </w:tcBorders>
            <w:vAlign w:val="center"/>
          </w:tcPr>
          <w:p w14:paraId="3750815B" w14:textId="77777777" w:rsidR="00F54811" w:rsidRPr="00B0105C" w:rsidRDefault="00F54811" w:rsidP="001B6B74">
            <w:pPr>
              <w:widowControl w:val="0"/>
              <w:autoSpaceDE w:val="0"/>
              <w:autoSpaceDN w:val="0"/>
              <w:adjustRightInd w:val="0"/>
              <w:jc w:val="center"/>
              <w:rPr>
                <w:rFonts w:ascii="Times New Roman" w:hAnsi="Times New Roman" w:cs="Times New Roman"/>
                <w:sz w:val="20"/>
                <w:szCs w:val="20"/>
                <w:lang w:val="en-US"/>
              </w:rPr>
            </w:pPr>
            <w:r w:rsidRPr="00B0105C">
              <w:rPr>
                <w:rFonts w:ascii="Times New Roman" w:hAnsi="Times New Roman" w:cs="Times New Roman"/>
                <w:sz w:val="20"/>
                <w:szCs w:val="20"/>
              </w:rPr>
              <w:t>0.28</w:t>
            </w:r>
          </w:p>
        </w:tc>
      </w:tr>
      <w:tr w:rsidR="00F54811" w:rsidRPr="00350A47" w14:paraId="76EE6BDB" w14:textId="77777777" w:rsidTr="001B6B74">
        <w:trPr>
          <w:jc w:val="center"/>
        </w:trPr>
        <w:tc>
          <w:tcPr>
            <w:tcW w:w="10490" w:type="dxa"/>
            <w:gridSpan w:val="10"/>
            <w:tcBorders>
              <w:top w:val="single" w:sz="4" w:space="0" w:color="auto"/>
              <w:left w:val="single" w:sz="4" w:space="0" w:color="auto"/>
              <w:bottom w:val="single" w:sz="4" w:space="0" w:color="auto"/>
              <w:right w:val="single" w:sz="4" w:space="0" w:color="auto"/>
            </w:tcBorders>
          </w:tcPr>
          <w:p w14:paraId="7C4179E6" w14:textId="77777777" w:rsidR="00F54811" w:rsidRPr="00B0105C" w:rsidRDefault="00F54811" w:rsidP="001B6B74">
            <w:pPr>
              <w:widowControl w:val="0"/>
              <w:autoSpaceDE w:val="0"/>
              <w:autoSpaceDN w:val="0"/>
              <w:adjustRightInd w:val="0"/>
              <w:rPr>
                <w:rFonts w:ascii="Times New Roman" w:hAnsi="Times New Roman" w:cs="Times New Roman"/>
                <w:sz w:val="20"/>
                <w:szCs w:val="20"/>
                <w:lang w:val="en-US"/>
              </w:rPr>
            </w:pPr>
            <w:r w:rsidRPr="00B0105C">
              <w:rPr>
                <w:rFonts w:ascii="Times New Roman" w:hAnsi="Times New Roman" w:cs="Times New Roman"/>
                <w:sz w:val="20"/>
                <w:szCs w:val="20"/>
                <w:vertAlign w:val="superscript"/>
                <w:lang w:val="en-US"/>
              </w:rPr>
              <w:t>*</w:t>
            </w:r>
            <w:r w:rsidRPr="00B0105C">
              <w:rPr>
                <w:rFonts w:ascii="Times New Roman" w:hAnsi="Times New Roman" w:cs="Times New Roman"/>
                <w:sz w:val="20"/>
                <w:szCs w:val="20"/>
                <w:lang w:val="en-US"/>
              </w:rPr>
              <w:t xml:space="preserve"> </w:t>
            </w:r>
            <w:r w:rsidRPr="00B0105C">
              <w:rPr>
                <w:rFonts w:ascii="Times New Roman" w:hAnsi="Times New Roman" w:cs="Times New Roman"/>
                <w:i/>
                <w:iCs/>
                <w:sz w:val="20"/>
                <w:szCs w:val="20"/>
                <w:lang w:val="en-US"/>
              </w:rPr>
              <w:t>p</w:t>
            </w:r>
            <w:r w:rsidRPr="00B0105C">
              <w:rPr>
                <w:rFonts w:ascii="Times New Roman" w:hAnsi="Times New Roman" w:cs="Times New Roman"/>
                <w:sz w:val="20"/>
                <w:szCs w:val="20"/>
                <w:lang w:val="en-US"/>
              </w:rPr>
              <w:t xml:space="preserve"> &lt; 0.05, </w:t>
            </w:r>
            <w:r w:rsidRPr="00B0105C">
              <w:rPr>
                <w:rFonts w:ascii="Times New Roman" w:hAnsi="Times New Roman" w:cs="Times New Roman"/>
                <w:sz w:val="20"/>
                <w:szCs w:val="20"/>
                <w:vertAlign w:val="superscript"/>
                <w:lang w:val="en-US"/>
              </w:rPr>
              <w:t>**</w:t>
            </w:r>
            <w:r w:rsidRPr="00B0105C">
              <w:rPr>
                <w:rFonts w:ascii="Times New Roman" w:hAnsi="Times New Roman" w:cs="Times New Roman"/>
                <w:sz w:val="20"/>
                <w:szCs w:val="20"/>
                <w:lang w:val="en-US"/>
              </w:rPr>
              <w:t xml:space="preserve"> </w:t>
            </w:r>
            <w:r w:rsidRPr="00B0105C">
              <w:rPr>
                <w:rFonts w:ascii="Times New Roman" w:hAnsi="Times New Roman" w:cs="Times New Roman"/>
                <w:i/>
                <w:iCs/>
                <w:sz w:val="20"/>
                <w:szCs w:val="20"/>
                <w:lang w:val="en-US"/>
              </w:rPr>
              <w:t>p</w:t>
            </w:r>
            <w:r w:rsidRPr="00B0105C">
              <w:rPr>
                <w:rFonts w:ascii="Times New Roman" w:hAnsi="Times New Roman" w:cs="Times New Roman"/>
                <w:sz w:val="20"/>
                <w:szCs w:val="20"/>
                <w:lang w:val="en-US"/>
              </w:rPr>
              <w:t xml:space="preserve"> &lt; 0.01, </w:t>
            </w:r>
            <w:r w:rsidRPr="00B0105C">
              <w:rPr>
                <w:rFonts w:ascii="Times New Roman" w:hAnsi="Times New Roman" w:cs="Times New Roman"/>
                <w:sz w:val="20"/>
                <w:szCs w:val="20"/>
                <w:vertAlign w:val="superscript"/>
                <w:lang w:val="en-US"/>
              </w:rPr>
              <w:t>***</w:t>
            </w:r>
            <w:r w:rsidRPr="00B0105C">
              <w:rPr>
                <w:rFonts w:ascii="Times New Roman" w:hAnsi="Times New Roman" w:cs="Times New Roman"/>
                <w:sz w:val="20"/>
                <w:szCs w:val="20"/>
                <w:lang w:val="en-US"/>
              </w:rPr>
              <w:t xml:space="preserve"> </w:t>
            </w:r>
            <w:r w:rsidRPr="00B0105C">
              <w:rPr>
                <w:rFonts w:ascii="Times New Roman" w:hAnsi="Times New Roman" w:cs="Times New Roman"/>
                <w:i/>
                <w:iCs/>
                <w:sz w:val="20"/>
                <w:szCs w:val="20"/>
                <w:lang w:val="en-US"/>
              </w:rPr>
              <w:t>p</w:t>
            </w:r>
            <w:r w:rsidRPr="00B0105C">
              <w:rPr>
                <w:rFonts w:ascii="Times New Roman" w:hAnsi="Times New Roman" w:cs="Times New Roman"/>
                <w:sz w:val="20"/>
                <w:szCs w:val="20"/>
                <w:lang w:val="en-US"/>
              </w:rPr>
              <w:t xml:space="preserve"> &lt; 0.001</w:t>
            </w:r>
          </w:p>
        </w:tc>
      </w:tr>
    </w:tbl>
    <w:p w14:paraId="644A26B5" w14:textId="226046ED" w:rsidR="00CE403F" w:rsidRPr="000D6700" w:rsidRDefault="00F54811" w:rsidP="00B0105C">
      <w:pPr>
        <w:pStyle w:val="Caption"/>
        <w:rPr>
          <w:rFonts w:ascii="Times New Roman" w:hAnsi="Times New Roman"/>
          <w:sz w:val="20"/>
          <w:rPrChange w:id="887" w:author="Polacko, Matt (2017)" w:date="2022-05-27T10:53:00Z">
            <w:rPr>
              <w:rFonts w:ascii="Times New Roman" w:hAnsi="Times New Roman"/>
            </w:rPr>
          </w:rPrChange>
        </w:rPr>
      </w:pPr>
      <w:r w:rsidRPr="008C5E1F">
        <w:rPr>
          <w:rFonts w:ascii="Times New Roman" w:hAnsi="Times New Roman"/>
          <w:color w:val="auto"/>
          <w:sz w:val="20"/>
        </w:rPr>
        <w:t xml:space="preserve">Table </w:t>
      </w:r>
      <w:ins w:id="888" w:author="Polacko, Matt (2017)" w:date="2022-05-26T18:16:00Z">
        <w:r w:rsidR="00B211A7" w:rsidRPr="008C5E1F">
          <w:rPr>
            <w:rFonts w:ascii="Times New Roman" w:hAnsi="Times New Roman" w:cs="Times New Roman"/>
            <w:color w:val="auto"/>
            <w:sz w:val="20"/>
            <w:szCs w:val="20"/>
          </w:rPr>
          <w:t>A4</w:t>
        </w:r>
      </w:ins>
      <w:del w:id="889" w:author="Polacko, Matt (2017)" w:date="2022-05-26T18:16:00Z">
        <w:r w:rsidRPr="008C5E1F" w:rsidDel="00B211A7">
          <w:rPr>
            <w:rFonts w:ascii="Times New Roman" w:hAnsi="Times New Roman"/>
            <w:color w:val="auto"/>
            <w:sz w:val="20"/>
          </w:rPr>
          <w:delText>1</w:delText>
        </w:r>
      </w:del>
      <w:r w:rsidRPr="008C5E1F">
        <w:rPr>
          <w:rFonts w:ascii="Times New Roman" w:hAnsi="Times New Roman"/>
          <w:color w:val="auto"/>
          <w:sz w:val="20"/>
        </w:rPr>
        <w:t>: OLS logistic models predicting party vote, with key controls for age, degree, gender, income, region, religion</w:t>
      </w:r>
      <w:r w:rsidR="00E527A6" w:rsidRPr="008C5E1F">
        <w:rPr>
          <w:rFonts w:ascii="Times New Roman" w:hAnsi="Times New Roman"/>
          <w:color w:val="auto"/>
          <w:sz w:val="20"/>
        </w:rPr>
        <w:t>, and attitudinal preferences</w:t>
      </w:r>
      <w:del w:id="890" w:author="Polacko, Matt (2017)" w:date="2022-05-26T16:43:00Z">
        <w:r w:rsidR="00E527A6" w:rsidRPr="000D6700" w:rsidDel="0035726C">
          <w:rPr>
            <w:rFonts w:ascii="Times New Roman" w:hAnsi="Times New Roman" w:cs="Times New Roman"/>
            <w:sz w:val="20"/>
            <w:szCs w:val="20"/>
          </w:rPr>
          <w:delText>.</w:delText>
        </w:r>
      </w:del>
    </w:p>
    <w:sectPr w:rsidR="00CE403F" w:rsidRPr="000D6700" w:rsidSect="0061416A">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9" w:author="Simon Kiss" w:date="2022-05-26T14:46:00Z" w:initials="SK">
    <w:p w14:paraId="6601A20C" w14:textId="33C61828" w:rsidR="004F3A94" w:rsidRDefault="004F3A94">
      <w:pPr>
        <w:pStyle w:val="CommentText"/>
      </w:pPr>
      <w:r>
        <w:rPr>
          <w:rStyle w:val="CommentReference"/>
        </w:rPr>
        <w:annotationRef/>
      </w:r>
      <w:r>
        <w:t xml:space="preserve">Ultimately, I am not sure this is a good paragraph to keep in here. I’m not sure where I was headed with it. I think the </w:t>
      </w:r>
    </w:p>
  </w:comment>
  <w:comment w:id="421" w:author="Simon Kiss" w:date="2022-05-26T15:01:00Z" w:initials="SK">
    <w:p w14:paraId="52B462FB" w14:textId="19275051" w:rsidR="00DC77A5" w:rsidRDefault="00DC77A5">
      <w:pPr>
        <w:pStyle w:val="CommentText"/>
      </w:pPr>
      <w:r>
        <w:rPr>
          <w:rStyle w:val="CommentReference"/>
        </w:rPr>
        <w:annotationRef/>
      </w:r>
      <w:r>
        <w:t xml:space="preserve">Isn’t this repetitive a bit? That’s why I switched five findings to four.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01A20C" w15:done="0"/>
  <w15:commentEx w15:paraId="52B46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114A" w16cex:dateUtc="2022-05-26T18:46:00Z"/>
  <w16cex:commentExtensible w16cex:durableId="263A14B7" w16cex:dateUtc="2022-05-26T1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01A20C" w16cid:durableId="263A114A"/>
  <w16cid:commentId w16cid:paraId="52B462FB" w16cid:durableId="263A14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26C80" w14:textId="77777777" w:rsidR="00384CA8" w:rsidRDefault="00384CA8" w:rsidP="00765F83">
      <w:r>
        <w:separator/>
      </w:r>
    </w:p>
  </w:endnote>
  <w:endnote w:type="continuationSeparator" w:id="0">
    <w:p w14:paraId="3365088E" w14:textId="77777777" w:rsidR="00384CA8" w:rsidRDefault="00384CA8" w:rsidP="00765F83">
      <w:r>
        <w:continuationSeparator/>
      </w:r>
    </w:p>
  </w:endnote>
  <w:endnote w:type="continuationNotice" w:id="1">
    <w:p w14:paraId="0B4CF7E5" w14:textId="77777777" w:rsidR="00384CA8" w:rsidRDefault="00384C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 Vu Serif">
    <w:altName w:val="Cambria"/>
    <w:panose1 w:val="020B0604020202020204"/>
    <w:charset w:val="00"/>
    <w:family w:val="roman"/>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8B9A" w14:textId="16C3BECD" w:rsidR="00C90F6F" w:rsidRDefault="00C90F6F" w:rsidP="006641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A9149AF" w14:textId="77777777" w:rsidR="00C90F6F" w:rsidRDefault="00C90F6F" w:rsidP="00765F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1B02F" w14:textId="77777777" w:rsidR="00C90F6F" w:rsidRDefault="00C90F6F" w:rsidP="00765F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09A53" w14:textId="77777777" w:rsidR="00384CA8" w:rsidRDefault="00384CA8" w:rsidP="00765F83">
      <w:r>
        <w:separator/>
      </w:r>
    </w:p>
  </w:footnote>
  <w:footnote w:type="continuationSeparator" w:id="0">
    <w:p w14:paraId="30D5953B" w14:textId="77777777" w:rsidR="00384CA8" w:rsidRDefault="00384CA8" w:rsidP="00765F83">
      <w:r>
        <w:continuationSeparator/>
      </w:r>
    </w:p>
  </w:footnote>
  <w:footnote w:type="continuationNotice" w:id="1">
    <w:p w14:paraId="3F4BB155" w14:textId="77777777" w:rsidR="00384CA8" w:rsidRDefault="00384CA8"/>
  </w:footnote>
  <w:footnote w:id="2">
    <w:p w14:paraId="7B64EFC6" w14:textId="039E9249" w:rsidR="00850B55" w:rsidRPr="00214F48" w:rsidRDefault="00850B55" w:rsidP="00850B55">
      <w:pPr>
        <w:pStyle w:val="FootnoteText"/>
        <w:rPr>
          <w:rFonts w:ascii="Times New Roman" w:hAnsi="Times New Roman" w:cs="Times New Roman"/>
        </w:rPr>
      </w:pPr>
      <w:r w:rsidRPr="00214F48">
        <w:rPr>
          <w:rStyle w:val="FootnoteReference"/>
          <w:rFonts w:ascii="Times New Roman" w:hAnsi="Times New Roman" w:cs="Times New Roman"/>
        </w:rPr>
        <w:footnoteRef/>
      </w:r>
      <w:r w:rsidRPr="00214F48">
        <w:rPr>
          <w:rFonts w:ascii="Times New Roman" w:hAnsi="Times New Roman" w:cs="Times New Roman"/>
        </w:rPr>
        <w:t xml:space="preserve"> </w:t>
      </w:r>
      <w:r w:rsidR="00312EA1">
        <w:rPr>
          <w:rFonts w:ascii="Times New Roman" w:hAnsi="Times New Roman" w:cs="Times New Roman"/>
        </w:rPr>
        <w:t>“</w:t>
      </w:r>
      <w:r w:rsidRPr="00214F48">
        <w:rPr>
          <w:rFonts w:ascii="Times New Roman" w:hAnsi="Times New Roman" w:cs="Times New Roman"/>
        </w:rPr>
        <w:t>Regionalization and linguistic identities may explain why class politics in Canada differed significantly from most Western countries in the early postwar decades, but this is not the case today” (Gethin 2021</w:t>
      </w:r>
      <w:r w:rsidR="000C7B61">
        <w:rPr>
          <w:rFonts w:ascii="Times New Roman" w:hAnsi="Times New Roman" w:cs="Times New Roman"/>
        </w:rPr>
        <w:t>:</w:t>
      </w:r>
      <w:r w:rsidRPr="00214F48">
        <w:rPr>
          <w:rFonts w:ascii="Times New Roman" w:hAnsi="Times New Roman" w:cs="Times New Roman"/>
        </w:rPr>
        <w:t xml:space="preserve"> 218) </w:t>
      </w:r>
    </w:p>
  </w:footnote>
  <w:footnote w:id="3">
    <w:p w14:paraId="235AE699" w14:textId="77777777" w:rsidR="00CF41C5" w:rsidRPr="00214F48" w:rsidRDefault="00CF41C5" w:rsidP="00CF41C5">
      <w:pPr>
        <w:pStyle w:val="FootnoteText"/>
        <w:rPr>
          <w:rFonts w:ascii="Times New Roman" w:hAnsi="Times New Roman" w:cs="Times New Roman"/>
        </w:rPr>
      </w:pPr>
      <w:r w:rsidRPr="00214F48">
        <w:rPr>
          <w:rStyle w:val="FootnoteReference"/>
          <w:rFonts w:ascii="Times New Roman" w:hAnsi="Times New Roman" w:cs="Times New Roman"/>
        </w:rPr>
        <w:footnoteRef/>
      </w:r>
      <w:r w:rsidRPr="00214F48">
        <w:rPr>
          <w:rFonts w:ascii="Times New Roman" w:hAnsi="Times New Roman" w:cs="Times New Roman"/>
        </w:rPr>
        <w:t xml:space="preserve"> For 1972 </w:t>
      </w:r>
      <w:r w:rsidRPr="00214F48">
        <w:rPr>
          <w:rFonts w:ascii="Times New Roman" w:hAnsi="Times New Roman" w:cs="Times New Roman"/>
          <w:i/>
          <w:iCs/>
        </w:rPr>
        <w:t>age</w:t>
      </w:r>
      <w:r w:rsidRPr="00214F48">
        <w:rPr>
          <w:rFonts w:ascii="Times New Roman" w:hAnsi="Times New Roman" w:cs="Times New Roman"/>
        </w:rPr>
        <w:t xml:space="preserve"> is only included as 11 categories, therefore all respondents within a category are assigned the median of their respective category.</w:t>
      </w:r>
    </w:p>
  </w:footnote>
  <w:footnote w:id="4">
    <w:p w14:paraId="5CB70572" w14:textId="77777777" w:rsidR="00C326AC" w:rsidRPr="00214F48" w:rsidRDefault="00C326AC" w:rsidP="00C326AC">
      <w:pPr>
        <w:pStyle w:val="FootnoteText"/>
        <w:rPr>
          <w:rFonts w:ascii="Times New Roman" w:hAnsi="Times New Roman" w:cs="Times New Roman"/>
          <w:lang w:val="en-GB"/>
        </w:rPr>
      </w:pPr>
      <w:r w:rsidRPr="00214F48">
        <w:rPr>
          <w:rStyle w:val="FootnoteReference"/>
          <w:rFonts w:ascii="Times New Roman" w:hAnsi="Times New Roman" w:cs="Times New Roman"/>
        </w:rPr>
        <w:footnoteRef/>
      </w:r>
      <w:r w:rsidRPr="00214F48">
        <w:rPr>
          <w:rFonts w:ascii="Times New Roman" w:hAnsi="Times New Roman" w:cs="Times New Roman"/>
        </w:rPr>
        <w:t xml:space="preserve"> </w:t>
      </w:r>
      <w:r w:rsidRPr="00214F48">
        <w:rPr>
          <w:rFonts w:ascii="Times New Roman" w:hAnsi="Times New Roman" w:cs="Times New Roman"/>
          <w:lang w:val="en-GB"/>
        </w:rPr>
        <w:t>The gender roles question used throughout is “society would be better off if more women stayed home with their children.” From 1993 to 2015, the same question on same-sex marriage is used, whereas in 2019 it is based on a thermometer rating of gays and lesbians.</w:t>
      </w:r>
    </w:p>
  </w:footnote>
  <w:footnote w:id="5">
    <w:p w14:paraId="0BBD88B0" w14:textId="77777777" w:rsidR="0005712A" w:rsidRPr="00214F48" w:rsidRDefault="0005712A" w:rsidP="0005712A">
      <w:pPr>
        <w:pStyle w:val="FootnoteText"/>
        <w:rPr>
          <w:rFonts w:ascii="Times New Roman" w:hAnsi="Times New Roman" w:cs="Times New Roman"/>
        </w:rPr>
      </w:pPr>
      <w:r w:rsidRPr="00214F48">
        <w:rPr>
          <w:rStyle w:val="FootnoteReference"/>
          <w:rFonts w:ascii="Times New Roman" w:hAnsi="Times New Roman" w:cs="Times New Roman"/>
        </w:rPr>
        <w:footnoteRef/>
      </w:r>
      <w:r w:rsidRPr="00214F48">
        <w:rPr>
          <w:rFonts w:ascii="Times New Roman" w:hAnsi="Times New Roman" w:cs="Times New Roman"/>
        </w:rPr>
        <w:t xml:space="preserve"> MARPOR position computations assume that the marginal effect of an additional sentence is constant. However, a shift from zero to one would matter more for a policy position than a shift from 9 to 10 due to the diminishing impact of repeated emphasis. Hence, Lowe’s (2011) logged method addresses this by applying a ratio approach to the raw number of sentences, so that the relative balance and proportion of change on the left-right scale are accounted for, rather than just the quantity of sentences.</w:t>
      </w:r>
    </w:p>
  </w:footnote>
  <w:footnote w:id="6">
    <w:p w14:paraId="0131830F" w14:textId="40FC4523" w:rsidR="0005712A" w:rsidRPr="00214F48" w:rsidRDefault="0005712A" w:rsidP="0005712A">
      <w:pPr>
        <w:pStyle w:val="FootnoteText"/>
        <w:rPr>
          <w:rFonts w:ascii="Times New Roman" w:hAnsi="Times New Roman" w:cs="Times New Roman"/>
          <w:lang w:val="fr-FR"/>
        </w:rPr>
      </w:pPr>
      <w:r w:rsidRPr="00214F48">
        <w:rPr>
          <w:rStyle w:val="FootnoteReference"/>
          <w:rFonts w:ascii="Times New Roman" w:hAnsi="Times New Roman" w:cs="Times New Roman"/>
        </w:rPr>
        <w:footnoteRef/>
      </w:r>
      <w:r w:rsidRPr="00214F48">
        <w:rPr>
          <w:rFonts w:ascii="Times New Roman" w:hAnsi="Times New Roman" w:cs="Times New Roman"/>
          <w:lang w:val="fr-FR"/>
        </w:rPr>
        <w:t xml:space="preserve"> MARPOR dimension </w:t>
      </w:r>
      <w:proofErr w:type="gramStart"/>
      <w:r w:rsidR="00820C72" w:rsidRPr="00214F48">
        <w:rPr>
          <w:rFonts w:ascii="Times New Roman" w:hAnsi="Times New Roman" w:cs="Times New Roman"/>
          <w:lang w:val="fr-FR"/>
        </w:rPr>
        <w:t>construction:</w:t>
      </w:r>
      <w:proofErr w:type="gramEnd"/>
      <w:r w:rsidRPr="00214F48">
        <w:rPr>
          <w:rFonts w:ascii="Times New Roman" w:hAnsi="Times New Roman" w:cs="Times New Roman"/>
          <w:lang w:val="fr-FR"/>
        </w:rPr>
        <w:t xml:space="preserve"> </w:t>
      </w:r>
      <w:hyperlink r:id="rId1" w:history="1">
        <w:r w:rsidRPr="00214F48">
          <w:rPr>
            <w:rStyle w:val="Hyperlink"/>
            <w:rFonts w:ascii="Times New Roman" w:hAnsi="Times New Roman" w:cs="Times New Roman"/>
            <w:lang w:val="fr-FR"/>
          </w:rPr>
          <w:t>https://manifesto-project.wzb.eu/information/documents/visualizations</w:t>
        </w:r>
      </w:hyperlink>
      <w:r w:rsidRPr="00214F48">
        <w:rPr>
          <w:rFonts w:ascii="Times New Roman" w:hAnsi="Times New Roman" w:cs="Times New Roman"/>
          <w:lang w:val="fr-FR"/>
        </w:rPr>
        <w:t xml:space="preserve"> (</w:t>
      </w:r>
      <w:proofErr w:type="spellStart"/>
      <w:r w:rsidRPr="00214F48">
        <w:rPr>
          <w:rFonts w:ascii="Times New Roman" w:hAnsi="Times New Roman" w:cs="Times New Roman"/>
          <w:lang w:val="fr-FR"/>
        </w:rPr>
        <w:t>Volkens</w:t>
      </w:r>
      <w:proofErr w:type="spellEnd"/>
      <w:r w:rsidRPr="00214F48">
        <w:rPr>
          <w:rFonts w:ascii="Times New Roman" w:hAnsi="Times New Roman" w:cs="Times New Roman"/>
          <w:lang w:val="fr-FR"/>
        </w:rPr>
        <w:t xml:space="preserve"> et al 2020).</w:t>
      </w:r>
    </w:p>
  </w:footnote>
  <w:footnote w:id="7">
    <w:p w14:paraId="2A06BB8F" w14:textId="2A7692E4" w:rsidR="00294B07" w:rsidRDefault="00294B07">
      <w:pPr>
        <w:pStyle w:val="FootnoteText"/>
      </w:pPr>
      <w:r w:rsidRPr="00B0105C">
        <w:rPr>
          <w:rStyle w:val="FootnoteReference"/>
          <w:rFonts w:ascii="Times New Roman" w:hAnsi="Times New Roman" w:cs="Times New Roman"/>
        </w:rPr>
        <w:footnoteRef/>
      </w:r>
      <w:r w:rsidRPr="00B0105C">
        <w:rPr>
          <w:rFonts w:ascii="Times New Roman" w:hAnsi="Times New Roman" w:cs="Times New Roman"/>
        </w:rPr>
        <w:t xml:space="preserve"> Our </w:t>
      </w:r>
      <w:r w:rsidRPr="00B0105C">
        <w:rPr>
          <w:rFonts w:ascii="Times New Roman" w:hAnsi="Times New Roman" w:cs="Times New Roman"/>
          <w:i/>
          <w:iCs/>
        </w:rPr>
        <w:t>market liberalism</w:t>
      </w:r>
      <w:r w:rsidRPr="00B0105C">
        <w:rPr>
          <w:rFonts w:ascii="Times New Roman" w:hAnsi="Times New Roman" w:cs="Times New Roman"/>
        </w:rPr>
        <w:t xml:space="preserve"> and </w:t>
      </w:r>
      <w:r w:rsidRPr="00B0105C">
        <w:rPr>
          <w:rFonts w:ascii="Times New Roman" w:hAnsi="Times New Roman" w:cs="Times New Roman"/>
          <w:i/>
          <w:iCs/>
        </w:rPr>
        <w:t>moral traditionalism</w:t>
      </w:r>
      <w:r w:rsidRPr="00B0105C">
        <w:rPr>
          <w:rFonts w:ascii="Times New Roman" w:hAnsi="Times New Roman" w:cs="Times New Roman"/>
        </w:rPr>
        <w:t xml:space="preserve"> indexes each comprise two questions, thus we combine them with </w:t>
      </w:r>
      <w:r w:rsidRPr="00B0105C">
        <w:rPr>
          <w:rFonts w:ascii="Times New Roman" w:hAnsi="Times New Roman" w:cs="Times New Roman"/>
          <w:i/>
          <w:iCs/>
        </w:rPr>
        <w:t>redistribution</w:t>
      </w:r>
      <w:r w:rsidRPr="00B0105C">
        <w:rPr>
          <w:rFonts w:ascii="Times New Roman" w:hAnsi="Times New Roman" w:cs="Times New Roman"/>
        </w:rPr>
        <w:t xml:space="preserve"> and </w:t>
      </w:r>
      <w:r w:rsidRPr="00B0105C">
        <w:rPr>
          <w:rFonts w:ascii="Times New Roman" w:hAnsi="Times New Roman" w:cs="Times New Roman"/>
          <w:i/>
          <w:iCs/>
        </w:rPr>
        <w:t>immigration rates</w:t>
      </w:r>
      <w:r w:rsidRPr="00B0105C">
        <w:rPr>
          <w:rFonts w:ascii="Times New Roman" w:hAnsi="Times New Roman" w:cs="Times New Roman"/>
        </w:rPr>
        <w:t xml:space="preserve"> into respective economic and social indexes</w:t>
      </w:r>
      <w:r w:rsidR="003B4392" w:rsidRPr="00B0105C">
        <w:rPr>
          <w:rFonts w:ascii="Times New Roman" w:hAnsi="Times New Roman" w:cs="Times New Roman"/>
        </w:rPr>
        <w:t xml:space="preserve">. We </w:t>
      </w:r>
      <w:r w:rsidR="00301933">
        <w:rPr>
          <w:rFonts w:ascii="Times New Roman" w:hAnsi="Times New Roman" w:cs="Times New Roman"/>
        </w:rPr>
        <w:t xml:space="preserve">then </w:t>
      </w:r>
      <w:r w:rsidR="003B4392" w:rsidRPr="00B0105C">
        <w:rPr>
          <w:rFonts w:ascii="Times New Roman" w:hAnsi="Times New Roman" w:cs="Times New Roman"/>
        </w:rPr>
        <w:t>provide equal weighting to each question (3 for each index) to arrive at a (0</w:t>
      </w:r>
      <w:r w:rsidR="003B4392">
        <w:rPr>
          <w:rFonts w:ascii="Times New Roman" w:hAnsi="Times New Roman" w:cs="Times New Roman"/>
        </w:rPr>
        <w:t>-</w:t>
      </w:r>
      <w:r w:rsidR="003B4392" w:rsidRPr="00B0105C">
        <w:rPr>
          <w:rFonts w:ascii="Times New Roman" w:hAnsi="Times New Roman" w:cs="Times New Roman"/>
        </w:rPr>
        <w:t>1) left</w:t>
      </w:r>
      <w:r w:rsidR="003B4392" w:rsidRPr="005875AB">
        <w:rPr>
          <w:rFonts w:ascii="Times New Roman" w:hAnsi="Times New Roman" w:cs="Times New Roman"/>
        </w:rPr>
        <w:t>–</w:t>
      </w:r>
      <w:r w:rsidR="003B4392" w:rsidRPr="00B0105C">
        <w:rPr>
          <w:rFonts w:ascii="Times New Roman" w:hAnsi="Times New Roman" w:cs="Times New Roman"/>
        </w:rPr>
        <w:t>right position.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733038"/>
      <w:docPartObj>
        <w:docPartGallery w:val="Page Numbers (Top of Page)"/>
        <w:docPartUnique/>
      </w:docPartObj>
    </w:sdtPr>
    <w:sdtEndPr>
      <w:rPr>
        <w:noProof/>
      </w:rPr>
    </w:sdtEndPr>
    <w:sdtContent>
      <w:p w14:paraId="739E86E3" w14:textId="3D106049" w:rsidR="0061416A" w:rsidRDefault="006141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95F404" w14:textId="77777777" w:rsidR="0061416A" w:rsidRDefault="006141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87D4F"/>
    <w:multiLevelType w:val="hybridMultilevel"/>
    <w:tmpl w:val="FFE21690"/>
    <w:lvl w:ilvl="0" w:tplc="353E0640">
      <w:start w:val="2019"/>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F520862"/>
    <w:multiLevelType w:val="hybridMultilevel"/>
    <w:tmpl w:val="9F84FE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76F6241"/>
    <w:multiLevelType w:val="hybridMultilevel"/>
    <w:tmpl w:val="4F421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E06289"/>
    <w:multiLevelType w:val="hybridMultilevel"/>
    <w:tmpl w:val="829AEB1C"/>
    <w:lvl w:ilvl="0" w:tplc="A064AC82">
      <w:start w:val="2019"/>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562205568">
    <w:abstractNumId w:val="2"/>
  </w:num>
  <w:num w:numId="2" w16cid:durableId="1902399494">
    <w:abstractNumId w:val="1"/>
  </w:num>
  <w:num w:numId="3" w16cid:durableId="1803040751">
    <w:abstractNumId w:val="0"/>
  </w:num>
  <w:num w:numId="4" w16cid:durableId="8724256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lacko, Matt (2017)">
    <w15:presenceInfo w15:providerId="None" w15:userId="Polacko, Matt (2017)"/>
  </w15:person>
  <w15:person w15:author="Simon Kiss">
    <w15:presenceInfo w15:providerId="AD" w15:userId="S::skiss@wlu.ca::b180e695-ff51-4278-b09e-25c131ac97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revisionView w:inkAnnotations="0"/>
  <w:trackRevisions/>
  <w:doNotTrackMov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A1"/>
    <w:rsid w:val="00003D8A"/>
    <w:rsid w:val="000065C5"/>
    <w:rsid w:val="00007B5D"/>
    <w:rsid w:val="00010AC6"/>
    <w:rsid w:val="00013301"/>
    <w:rsid w:val="000172E4"/>
    <w:rsid w:val="00020606"/>
    <w:rsid w:val="00020BCF"/>
    <w:rsid w:val="00021BCD"/>
    <w:rsid w:val="00022CF6"/>
    <w:rsid w:val="00023CFC"/>
    <w:rsid w:val="00027EA0"/>
    <w:rsid w:val="00030056"/>
    <w:rsid w:val="00032E5D"/>
    <w:rsid w:val="0003480A"/>
    <w:rsid w:val="00034F23"/>
    <w:rsid w:val="00040EE9"/>
    <w:rsid w:val="00044071"/>
    <w:rsid w:val="000469D5"/>
    <w:rsid w:val="00052DF2"/>
    <w:rsid w:val="0005459F"/>
    <w:rsid w:val="0005502C"/>
    <w:rsid w:val="000556BB"/>
    <w:rsid w:val="0005712A"/>
    <w:rsid w:val="00057DDC"/>
    <w:rsid w:val="00060B07"/>
    <w:rsid w:val="00060D1B"/>
    <w:rsid w:val="00061488"/>
    <w:rsid w:val="000705F1"/>
    <w:rsid w:val="00071577"/>
    <w:rsid w:val="00072D84"/>
    <w:rsid w:val="000777D6"/>
    <w:rsid w:val="00082405"/>
    <w:rsid w:val="00083A8B"/>
    <w:rsid w:val="00086CE7"/>
    <w:rsid w:val="00090E64"/>
    <w:rsid w:val="0009189E"/>
    <w:rsid w:val="000A25A1"/>
    <w:rsid w:val="000A6233"/>
    <w:rsid w:val="000B26DE"/>
    <w:rsid w:val="000B4EDC"/>
    <w:rsid w:val="000B572A"/>
    <w:rsid w:val="000C4509"/>
    <w:rsid w:val="000C45A0"/>
    <w:rsid w:val="000C5110"/>
    <w:rsid w:val="000C7B61"/>
    <w:rsid w:val="000C7F8A"/>
    <w:rsid w:val="000D247D"/>
    <w:rsid w:val="000D25AF"/>
    <w:rsid w:val="000D3856"/>
    <w:rsid w:val="000D6700"/>
    <w:rsid w:val="000E058F"/>
    <w:rsid w:val="000E36A1"/>
    <w:rsid w:val="000E38C0"/>
    <w:rsid w:val="000E4D41"/>
    <w:rsid w:val="000E6739"/>
    <w:rsid w:val="000E7EBB"/>
    <w:rsid w:val="000F33F6"/>
    <w:rsid w:val="000F4E7D"/>
    <w:rsid w:val="000F76B0"/>
    <w:rsid w:val="001008D7"/>
    <w:rsid w:val="0010158F"/>
    <w:rsid w:val="00101CC6"/>
    <w:rsid w:val="0010603B"/>
    <w:rsid w:val="001102E8"/>
    <w:rsid w:val="00112A26"/>
    <w:rsid w:val="0011548D"/>
    <w:rsid w:val="00120304"/>
    <w:rsid w:val="00120C98"/>
    <w:rsid w:val="00120D2A"/>
    <w:rsid w:val="00121950"/>
    <w:rsid w:val="001226E2"/>
    <w:rsid w:val="0012457F"/>
    <w:rsid w:val="0012470C"/>
    <w:rsid w:val="00134860"/>
    <w:rsid w:val="001356DF"/>
    <w:rsid w:val="001364EA"/>
    <w:rsid w:val="001367DD"/>
    <w:rsid w:val="001375E1"/>
    <w:rsid w:val="00137D8D"/>
    <w:rsid w:val="00142145"/>
    <w:rsid w:val="00143E9B"/>
    <w:rsid w:val="0015766D"/>
    <w:rsid w:val="001605F5"/>
    <w:rsid w:val="001637C1"/>
    <w:rsid w:val="0017167E"/>
    <w:rsid w:val="0017737C"/>
    <w:rsid w:val="00181E06"/>
    <w:rsid w:val="00182219"/>
    <w:rsid w:val="001824FC"/>
    <w:rsid w:val="00183F54"/>
    <w:rsid w:val="00185516"/>
    <w:rsid w:val="001859D4"/>
    <w:rsid w:val="00186E0C"/>
    <w:rsid w:val="001917A2"/>
    <w:rsid w:val="0019183B"/>
    <w:rsid w:val="00191A26"/>
    <w:rsid w:val="00196396"/>
    <w:rsid w:val="001970F9"/>
    <w:rsid w:val="001A092E"/>
    <w:rsid w:val="001A1B60"/>
    <w:rsid w:val="001A3DAE"/>
    <w:rsid w:val="001A5068"/>
    <w:rsid w:val="001B17A5"/>
    <w:rsid w:val="001B3E6D"/>
    <w:rsid w:val="001B74EA"/>
    <w:rsid w:val="001B7A85"/>
    <w:rsid w:val="001C1251"/>
    <w:rsid w:val="001D69FB"/>
    <w:rsid w:val="001D6BD0"/>
    <w:rsid w:val="001D7830"/>
    <w:rsid w:val="001E08CB"/>
    <w:rsid w:val="001E155F"/>
    <w:rsid w:val="001E43E6"/>
    <w:rsid w:val="001E6257"/>
    <w:rsid w:val="001E6808"/>
    <w:rsid w:val="001F0374"/>
    <w:rsid w:val="001F1297"/>
    <w:rsid w:val="001F62BC"/>
    <w:rsid w:val="001F6F83"/>
    <w:rsid w:val="0020319E"/>
    <w:rsid w:val="00204C71"/>
    <w:rsid w:val="0020673A"/>
    <w:rsid w:val="002101F3"/>
    <w:rsid w:val="00211790"/>
    <w:rsid w:val="00214F48"/>
    <w:rsid w:val="0021527A"/>
    <w:rsid w:val="00220D05"/>
    <w:rsid w:val="00221AA5"/>
    <w:rsid w:val="00222DA2"/>
    <w:rsid w:val="00223569"/>
    <w:rsid w:val="002254D2"/>
    <w:rsid w:val="00227310"/>
    <w:rsid w:val="0022731B"/>
    <w:rsid w:val="002328AE"/>
    <w:rsid w:val="00235B47"/>
    <w:rsid w:val="002376CD"/>
    <w:rsid w:val="0024013D"/>
    <w:rsid w:val="0024168B"/>
    <w:rsid w:val="0024279C"/>
    <w:rsid w:val="00243285"/>
    <w:rsid w:val="00243E6E"/>
    <w:rsid w:val="00246F2C"/>
    <w:rsid w:val="00251649"/>
    <w:rsid w:val="00251ABD"/>
    <w:rsid w:val="00254AF6"/>
    <w:rsid w:val="00254EA6"/>
    <w:rsid w:val="00255484"/>
    <w:rsid w:val="00255953"/>
    <w:rsid w:val="00256807"/>
    <w:rsid w:val="00257294"/>
    <w:rsid w:val="002574AA"/>
    <w:rsid w:val="00260232"/>
    <w:rsid w:val="0026033A"/>
    <w:rsid w:val="00264C36"/>
    <w:rsid w:val="00271CBC"/>
    <w:rsid w:val="00273379"/>
    <w:rsid w:val="00273CE4"/>
    <w:rsid w:val="00275E30"/>
    <w:rsid w:val="00277011"/>
    <w:rsid w:val="002770A7"/>
    <w:rsid w:val="00282116"/>
    <w:rsid w:val="00286F0F"/>
    <w:rsid w:val="002903C4"/>
    <w:rsid w:val="00291D5F"/>
    <w:rsid w:val="00292338"/>
    <w:rsid w:val="002945F8"/>
    <w:rsid w:val="00294B07"/>
    <w:rsid w:val="00295641"/>
    <w:rsid w:val="002A0F8A"/>
    <w:rsid w:val="002A15B9"/>
    <w:rsid w:val="002A3E1B"/>
    <w:rsid w:val="002A4E4E"/>
    <w:rsid w:val="002A5D73"/>
    <w:rsid w:val="002A7BD9"/>
    <w:rsid w:val="002B0836"/>
    <w:rsid w:val="002B190A"/>
    <w:rsid w:val="002B1D8B"/>
    <w:rsid w:val="002B394D"/>
    <w:rsid w:val="002B4BE4"/>
    <w:rsid w:val="002B5610"/>
    <w:rsid w:val="002B5A6F"/>
    <w:rsid w:val="002C29A1"/>
    <w:rsid w:val="002C4734"/>
    <w:rsid w:val="002C4EDD"/>
    <w:rsid w:val="002D0402"/>
    <w:rsid w:val="002D30F8"/>
    <w:rsid w:val="002E25F0"/>
    <w:rsid w:val="002E7001"/>
    <w:rsid w:val="002E700C"/>
    <w:rsid w:val="002E7DF8"/>
    <w:rsid w:val="002F2433"/>
    <w:rsid w:val="002F25F5"/>
    <w:rsid w:val="002F31C4"/>
    <w:rsid w:val="002F665E"/>
    <w:rsid w:val="002F798D"/>
    <w:rsid w:val="003009DE"/>
    <w:rsid w:val="00301933"/>
    <w:rsid w:val="003030DB"/>
    <w:rsid w:val="00304DC7"/>
    <w:rsid w:val="00306229"/>
    <w:rsid w:val="00306ADA"/>
    <w:rsid w:val="0031025D"/>
    <w:rsid w:val="00310EEE"/>
    <w:rsid w:val="00311B6C"/>
    <w:rsid w:val="00312EA1"/>
    <w:rsid w:val="00315815"/>
    <w:rsid w:val="00323709"/>
    <w:rsid w:val="00331E0B"/>
    <w:rsid w:val="00332F79"/>
    <w:rsid w:val="00333FD6"/>
    <w:rsid w:val="0033500E"/>
    <w:rsid w:val="00344C6D"/>
    <w:rsid w:val="00344EA4"/>
    <w:rsid w:val="00347911"/>
    <w:rsid w:val="00350A47"/>
    <w:rsid w:val="003542D8"/>
    <w:rsid w:val="003557D0"/>
    <w:rsid w:val="0035726C"/>
    <w:rsid w:val="00357957"/>
    <w:rsid w:val="00360327"/>
    <w:rsid w:val="00360B2E"/>
    <w:rsid w:val="00367618"/>
    <w:rsid w:val="00370217"/>
    <w:rsid w:val="0037216E"/>
    <w:rsid w:val="00373234"/>
    <w:rsid w:val="00376375"/>
    <w:rsid w:val="00377281"/>
    <w:rsid w:val="00380BB1"/>
    <w:rsid w:val="00384CA8"/>
    <w:rsid w:val="00386D05"/>
    <w:rsid w:val="003978AD"/>
    <w:rsid w:val="00397905"/>
    <w:rsid w:val="003A04CB"/>
    <w:rsid w:val="003A05FD"/>
    <w:rsid w:val="003A1674"/>
    <w:rsid w:val="003A1A20"/>
    <w:rsid w:val="003A2661"/>
    <w:rsid w:val="003A2C59"/>
    <w:rsid w:val="003A4467"/>
    <w:rsid w:val="003A5217"/>
    <w:rsid w:val="003A5569"/>
    <w:rsid w:val="003A59B1"/>
    <w:rsid w:val="003A5F2A"/>
    <w:rsid w:val="003A6EE6"/>
    <w:rsid w:val="003A7441"/>
    <w:rsid w:val="003B190B"/>
    <w:rsid w:val="003B1B35"/>
    <w:rsid w:val="003B27DD"/>
    <w:rsid w:val="003B2A95"/>
    <w:rsid w:val="003B4392"/>
    <w:rsid w:val="003B51D8"/>
    <w:rsid w:val="003B55C6"/>
    <w:rsid w:val="003B6CAE"/>
    <w:rsid w:val="003C1413"/>
    <w:rsid w:val="003C2A47"/>
    <w:rsid w:val="003D4CC7"/>
    <w:rsid w:val="003D4CD6"/>
    <w:rsid w:val="003D6132"/>
    <w:rsid w:val="003E2902"/>
    <w:rsid w:val="003E3B43"/>
    <w:rsid w:val="003E512C"/>
    <w:rsid w:val="003F3F84"/>
    <w:rsid w:val="003F4FCB"/>
    <w:rsid w:val="003F6A69"/>
    <w:rsid w:val="003F6E9D"/>
    <w:rsid w:val="00401404"/>
    <w:rsid w:val="0040140B"/>
    <w:rsid w:val="004014EC"/>
    <w:rsid w:val="004025E3"/>
    <w:rsid w:val="00403B46"/>
    <w:rsid w:val="00405FAD"/>
    <w:rsid w:val="004061F1"/>
    <w:rsid w:val="00410CB4"/>
    <w:rsid w:val="00414739"/>
    <w:rsid w:val="00415494"/>
    <w:rsid w:val="004154A8"/>
    <w:rsid w:val="00421010"/>
    <w:rsid w:val="004222B0"/>
    <w:rsid w:val="00423C67"/>
    <w:rsid w:val="0042571F"/>
    <w:rsid w:val="004306B5"/>
    <w:rsid w:val="00435885"/>
    <w:rsid w:val="00442343"/>
    <w:rsid w:val="00443AE8"/>
    <w:rsid w:val="0044705D"/>
    <w:rsid w:val="00450209"/>
    <w:rsid w:val="0045075C"/>
    <w:rsid w:val="004542C0"/>
    <w:rsid w:val="00455C43"/>
    <w:rsid w:val="00456655"/>
    <w:rsid w:val="00461A0C"/>
    <w:rsid w:val="00462750"/>
    <w:rsid w:val="00467C2B"/>
    <w:rsid w:val="00471D67"/>
    <w:rsid w:val="0047309C"/>
    <w:rsid w:val="004817EE"/>
    <w:rsid w:val="004818B8"/>
    <w:rsid w:val="00482F07"/>
    <w:rsid w:val="00483AA8"/>
    <w:rsid w:val="00483E1F"/>
    <w:rsid w:val="0048739C"/>
    <w:rsid w:val="0049180F"/>
    <w:rsid w:val="00493BF1"/>
    <w:rsid w:val="004950F4"/>
    <w:rsid w:val="00496803"/>
    <w:rsid w:val="0049710F"/>
    <w:rsid w:val="004A0A1C"/>
    <w:rsid w:val="004A1002"/>
    <w:rsid w:val="004A5EE5"/>
    <w:rsid w:val="004A6FC5"/>
    <w:rsid w:val="004A7094"/>
    <w:rsid w:val="004B32D5"/>
    <w:rsid w:val="004B3C0F"/>
    <w:rsid w:val="004B6CC3"/>
    <w:rsid w:val="004C234E"/>
    <w:rsid w:val="004C438C"/>
    <w:rsid w:val="004C6DE8"/>
    <w:rsid w:val="004C7601"/>
    <w:rsid w:val="004C784A"/>
    <w:rsid w:val="004D0430"/>
    <w:rsid w:val="004D2367"/>
    <w:rsid w:val="004D3C6E"/>
    <w:rsid w:val="004D6465"/>
    <w:rsid w:val="004D72D9"/>
    <w:rsid w:val="004E086B"/>
    <w:rsid w:val="004E79B8"/>
    <w:rsid w:val="004F0897"/>
    <w:rsid w:val="004F2741"/>
    <w:rsid w:val="004F3A94"/>
    <w:rsid w:val="004F5B50"/>
    <w:rsid w:val="00500A59"/>
    <w:rsid w:val="0050190C"/>
    <w:rsid w:val="00503CEE"/>
    <w:rsid w:val="00503EFA"/>
    <w:rsid w:val="00503F6F"/>
    <w:rsid w:val="00505B87"/>
    <w:rsid w:val="00510B9A"/>
    <w:rsid w:val="005118EA"/>
    <w:rsid w:val="005119FA"/>
    <w:rsid w:val="005174F0"/>
    <w:rsid w:val="00517933"/>
    <w:rsid w:val="00517BD1"/>
    <w:rsid w:val="00520E52"/>
    <w:rsid w:val="00520EC7"/>
    <w:rsid w:val="005216D8"/>
    <w:rsid w:val="00523885"/>
    <w:rsid w:val="00527C6A"/>
    <w:rsid w:val="0055043D"/>
    <w:rsid w:val="00551A7A"/>
    <w:rsid w:val="00551DCC"/>
    <w:rsid w:val="00554B79"/>
    <w:rsid w:val="005578DE"/>
    <w:rsid w:val="00560C77"/>
    <w:rsid w:val="005611AE"/>
    <w:rsid w:val="005631F9"/>
    <w:rsid w:val="00564141"/>
    <w:rsid w:val="005642B9"/>
    <w:rsid w:val="00564AEA"/>
    <w:rsid w:val="00565A98"/>
    <w:rsid w:val="00567735"/>
    <w:rsid w:val="00571205"/>
    <w:rsid w:val="00577B49"/>
    <w:rsid w:val="0058558B"/>
    <w:rsid w:val="0058697C"/>
    <w:rsid w:val="005869CC"/>
    <w:rsid w:val="00586E49"/>
    <w:rsid w:val="005875AB"/>
    <w:rsid w:val="0059347E"/>
    <w:rsid w:val="005940C5"/>
    <w:rsid w:val="005A415E"/>
    <w:rsid w:val="005A6382"/>
    <w:rsid w:val="005B1101"/>
    <w:rsid w:val="005B1495"/>
    <w:rsid w:val="005B35C9"/>
    <w:rsid w:val="005B59D7"/>
    <w:rsid w:val="005B6FED"/>
    <w:rsid w:val="005C03EB"/>
    <w:rsid w:val="005C1AFA"/>
    <w:rsid w:val="005C3EC9"/>
    <w:rsid w:val="005C4229"/>
    <w:rsid w:val="005C535F"/>
    <w:rsid w:val="005D1EAF"/>
    <w:rsid w:val="005D6C8A"/>
    <w:rsid w:val="005E2802"/>
    <w:rsid w:val="005E2881"/>
    <w:rsid w:val="005E6635"/>
    <w:rsid w:val="005E6F5B"/>
    <w:rsid w:val="005F012E"/>
    <w:rsid w:val="005F077F"/>
    <w:rsid w:val="005F5EB3"/>
    <w:rsid w:val="00600597"/>
    <w:rsid w:val="00602F64"/>
    <w:rsid w:val="00603886"/>
    <w:rsid w:val="00605174"/>
    <w:rsid w:val="0060669A"/>
    <w:rsid w:val="00606D4E"/>
    <w:rsid w:val="00610282"/>
    <w:rsid w:val="00613F67"/>
    <w:rsid w:val="00614048"/>
    <w:rsid w:val="0061416A"/>
    <w:rsid w:val="00616217"/>
    <w:rsid w:val="00616261"/>
    <w:rsid w:val="006168B4"/>
    <w:rsid w:val="00620D21"/>
    <w:rsid w:val="00621BC7"/>
    <w:rsid w:val="00623AF9"/>
    <w:rsid w:val="006257DA"/>
    <w:rsid w:val="00626A52"/>
    <w:rsid w:val="0063216D"/>
    <w:rsid w:val="0063329D"/>
    <w:rsid w:val="00633CC4"/>
    <w:rsid w:val="00636652"/>
    <w:rsid w:val="00636895"/>
    <w:rsid w:val="0064569A"/>
    <w:rsid w:val="00645CDA"/>
    <w:rsid w:val="006465D6"/>
    <w:rsid w:val="00646B77"/>
    <w:rsid w:val="00651AEB"/>
    <w:rsid w:val="00663891"/>
    <w:rsid w:val="00663E5A"/>
    <w:rsid w:val="00664150"/>
    <w:rsid w:val="00672350"/>
    <w:rsid w:val="00672546"/>
    <w:rsid w:val="0067647A"/>
    <w:rsid w:val="00677A90"/>
    <w:rsid w:val="00681E5E"/>
    <w:rsid w:val="006833B1"/>
    <w:rsid w:val="00692192"/>
    <w:rsid w:val="006922CA"/>
    <w:rsid w:val="00695BB8"/>
    <w:rsid w:val="00695E06"/>
    <w:rsid w:val="00697D58"/>
    <w:rsid w:val="006A2F35"/>
    <w:rsid w:val="006A42B6"/>
    <w:rsid w:val="006A56AF"/>
    <w:rsid w:val="006A574E"/>
    <w:rsid w:val="006A7B97"/>
    <w:rsid w:val="006B1F15"/>
    <w:rsid w:val="006B64E4"/>
    <w:rsid w:val="006B76F8"/>
    <w:rsid w:val="006C081C"/>
    <w:rsid w:val="006C2A60"/>
    <w:rsid w:val="006C4D45"/>
    <w:rsid w:val="006D0614"/>
    <w:rsid w:val="006D2FD3"/>
    <w:rsid w:val="006D3580"/>
    <w:rsid w:val="006D3AEC"/>
    <w:rsid w:val="006D4BF7"/>
    <w:rsid w:val="006E264F"/>
    <w:rsid w:val="006F297A"/>
    <w:rsid w:val="00700805"/>
    <w:rsid w:val="00701468"/>
    <w:rsid w:val="00704627"/>
    <w:rsid w:val="00712D5E"/>
    <w:rsid w:val="007167BE"/>
    <w:rsid w:val="00717BAD"/>
    <w:rsid w:val="00721E91"/>
    <w:rsid w:val="00724759"/>
    <w:rsid w:val="0072577C"/>
    <w:rsid w:val="00730855"/>
    <w:rsid w:val="007322A2"/>
    <w:rsid w:val="007345A1"/>
    <w:rsid w:val="007362F6"/>
    <w:rsid w:val="00737805"/>
    <w:rsid w:val="00745B54"/>
    <w:rsid w:val="0074635B"/>
    <w:rsid w:val="007469EF"/>
    <w:rsid w:val="00747324"/>
    <w:rsid w:val="0074787C"/>
    <w:rsid w:val="00752447"/>
    <w:rsid w:val="00754461"/>
    <w:rsid w:val="00755F67"/>
    <w:rsid w:val="00757BF8"/>
    <w:rsid w:val="00760335"/>
    <w:rsid w:val="00763214"/>
    <w:rsid w:val="00765F83"/>
    <w:rsid w:val="0076620F"/>
    <w:rsid w:val="00770845"/>
    <w:rsid w:val="00772E1E"/>
    <w:rsid w:val="00780DC4"/>
    <w:rsid w:val="0078135F"/>
    <w:rsid w:val="0078176D"/>
    <w:rsid w:val="007842E6"/>
    <w:rsid w:val="0078480A"/>
    <w:rsid w:val="00785AD8"/>
    <w:rsid w:val="0078625C"/>
    <w:rsid w:val="00786B08"/>
    <w:rsid w:val="00791102"/>
    <w:rsid w:val="00791395"/>
    <w:rsid w:val="00792C8F"/>
    <w:rsid w:val="00793275"/>
    <w:rsid w:val="007938E3"/>
    <w:rsid w:val="00795D93"/>
    <w:rsid w:val="00796024"/>
    <w:rsid w:val="00796B25"/>
    <w:rsid w:val="00797DBC"/>
    <w:rsid w:val="00797F4B"/>
    <w:rsid w:val="007A1CF2"/>
    <w:rsid w:val="007A57B6"/>
    <w:rsid w:val="007A74E2"/>
    <w:rsid w:val="007B0EEF"/>
    <w:rsid w:val="007B4415"/>
    <w:rsid w:val="007B62D0"/>
    <w:rsid w:val="007B6D90"/>
    <w:rsid w:val="007C31CC"/>
    <w:rsid w:val="007C34C3"/>
    <w:rsid w:val="007C3D3B"/>
    <w:rsid w:val="007C6A05"/>
    <w:rsid w:val="007C7D3D"/>
    <w:rsid w:val="007D15C5"/>
    <w:rsid w:val="007D1C3B"/>
    <w:rsid w:val="007E242D"/>
    <w:rsid w:val="007E4E69"/>
    <w:rsid w:val="007E66E7"/>
    <w:rsid w:val="007E7E26"/>
    <w:rsid w:val="007F0D45"/>
    <w:rsid w:val="007F5235"/>
    <w:rsid w:val="007F7F3F"/>
    <w:rsid w:val="00800196"/>
    <w:rsid w:val="008014CE"/>
    <w:rsid w:val="00801657"/>
    <w:rsid w:val="00801A7F"/>
    <w:rsid w:val="00801DEA"/>
    <w:rsid w:val="0080273A"/>
    <w:rsid w:val="008040E9"/>
    <w:rsid w:val="008110F4"/>
    <w:rsid w:val="00812334"/>
    <w:rsid w:val="00812B33"/>
    <w:rsid w:val="00820C72"/>
    <w:rsid w:val="008256EF"/>
    <w:rsid w:val="00827E42"/>
    <w:rsid w:val="0083358A"/>
    <w:rsid w:val="008335BD"/>
    <w:rsid w:val="008338E1"/>
    <w:rsid w:val="008340DA"/>
    <w:rsid w:val="00840065"/>
    <w:rsid w:val="0084146F"/>
    <w:rsid w:val="00841E85"/>
    <w:rsid w:val="00843D5E"/>
    <w:rsid w:val="00847933"/>
    <w:rsid w:val="00850B0D"/>
    <w:rsid w:val="00850B55"/>
    <w:rsid w:val="0085167E"/>
    <w:rsid w:val="00852E44"/>
    <w:rsid w:val="008546AE"/>
    <w:rsid w:val="00856AC0"/>
    <w:rsid w:val="00856B94"/>
    <w:rsid w:val="008632D8"/>
    <w:rsid w:val="00865715"/>
    <w:rsid w:val="008713FC"/>
    <w:rsid w:val="00871EAE"/>
    <w:rsid w:val="008720DF"/>
    <w:rsid w:val="00872E17"/>
    <w:rsid w:val="008733CE"/>
    <w:rsid w:val="00876611"/>
    <w:rsid w:val="00877AF8"/>
    <w:rsid w:val="00884335"/>
    <w:rsid w:val="0088660B"/>
    <w:rsid w:val="0088754D"/>
    <w:rsid w:val="00894747"/>
    <w:rsid w:val="00894949"/>
    <w:rsid w:val="008979B0"/>
    <w:rsid w:val="008A06E8"/>
    <w:rsid w:val="008A19F6"/>
    <w:rsid w:val="008A1C90"/>
    <w:rsid w:val="008A2A46"/>
    <w:rsid w:val="008A419B"/>
    <w:rsid w:val="008A585B"/>
    <w:rsid w:val="008B129D"/>
    <w:rsid w:val="008B691C"/>
    <w:rsid w:val="008B6DFF"/>
    <w:rsid w:val="008B7BAC"/>
    <w:rsid w:val="008B7F15"/>
    <w:rsid w:val="008C0248"/>
    <w:rsid w:val="008C151B"/>
    <w:rsid w:val="008C3D15"/>
    <w:rsid w:val="008C4C53"/>
    <w:rsid w:val="008C5B53"/>
    <w:rsid w:val="008C5E1F"/>
    <w:rsid w:val="008C6084"/>
    <w:rsid w:val="008D0B78"/>
    <w:rsid w:val="008D19FF"/>
    <w:rsid w:val="008D2FBC"/>
    <w:rsid w:val="008D36FD"/>
    <w:rsid w:val="008D4A39"/>
    <w:rsid w:val="008D594F"/>
    <w:rsid w:val="008D74B6"/>
    <w:rsid w:val="008D78CC"/>
    <w:rsid w:val="008E0486"/>
    <w:rsid w:val="008E7BC5"/>
    <w:rsid w:val="009007D9"/>
    <w:rsid w:val="009010DA"/>
    <w:rsid w:val="0090175C"/>
    <w:rsid w:val="0090609C"/>
    <w:rsid w:val="00907941"/>
    <w:rsid w:val="0090796B"/>
    <w:rsid w:val="00907DEA"/>
    <w:rsid w:val="00912112"/>
    <w:rsid w:val="00912C32"/>
    <w:rsid w:val="009143FB"/>
    <w:rsid w:val="009150F1"/>
    <w:rsid w:val="00923BA9"/>
    <w:rsid w:val="0093321D"/>
    <w:rsid w:val="00933446"/>
    <w:rsid w:val="00935D79"/>
    <w:rsid w:val="00936CA1"/>
    <w:rsid w:val="00936EE5"/>
    <w:rsid w:val="00944D61"/>
    <w:rsid w:val="0094679E"/>
    <w:rsid w:val="00952382"/>
    <w:rsid w:val="009543AF"/>
    <w:rsid w:val="009564D7"/>
    <w:rsid w:val="00961DF3"/>
    <w:rsid w:val="0096248A"/>
    <w:rsid w:val="009625EE"/>
    <w:rsid w:val="00964342"/>
    <w:rsid w:val="00964D76"/>
    <w:rsid w:val="0097529D"/>
    <w:rsid w:val="009806C6"/>
    <w:rsid w:val="00980E98"/>
    <w:rsid w:val="00981FA4"/>
    <w:rsid w:val="00982404"/>
    <w:rsid w:val="00984E43"/>
    <w:rsid w:val="00985F67"/>
    <w:rsid w:val="00987B75"/>
    <w:rsid w:val="00994D7A"/>
    <w:rsid w:val="00996952"/>
    <w:rsid w:val="009A19CE"/>
    <w:rsid w:val="009A22E7"/>
    <w:rsid w:val="009A4595"/>
    <w:rsid w:val="009A6A64"/>
    <w:rsid w:val="009B4D41"/>
    <w:rsid w:val="009B71B7"/>
    <w:rsid w:val="009B7D54"/>
    <w:rsid w:val="009C0613"/>
    <w:rsid w:val="009C2F35"/>
    <w:rsid w:val="009C335C"/>
    <w:rsid w:val="009C7C02"/>
    <w:rsid w:val="009D149E"/>
    <w:rsid w:val="009D7582"/>
    <w:rsid w:val="009E005A"/>
    <w:rsid w:val="009E1BF0"/>
    <w:rsid w:val="009E485C"/>
    <w:rsid w:val="009F2B6F"/>
    <w:rsid w:val="00A03E64"/>
    <w:rsid w:val="00A042A1"/>
    <w:rsid w:val="00A05667"/>
    <w:rsid w:val="00A05FB3"/>
    <w:rsid w:val="00A071CC"/>
    <w:rsid w:val="00A07FC3"/>
    <w:rsid w:val="00A16197"/>
    <w:rsid w:val="00A219B5"/>
    <w:rsid w:val="00A27565"/>
    <w:rsid w:val="00A36AAC"/>
    <w:rsid w:val="00A37DDF"/>
    <w:rsid w:val="00A43DDA"/>
    <w:rsid w:val="00A4461D"/>
    <w:rsid w:val="00A51DB2"/>
    <w:rsid w:val="00A521F5"/>
    <w:rsid w:val="00A54326"/>
    <w:rsid w:val="00A5553B"/>
    <w:rsid w:val="00A60F26"/>
    <w:rsid w:val="00A6287D"/>
    <w:rsid w:val="00A62C76"/>
    <w:rsid w:val="00A71C54"/>
    <w:rsid w:val="00A75D4B"/>
    <w:rsid w:val="00A76587"/>
    <w:rsid w:val="00A83964"/>
    <w:rsid w:val="00A84CD0"/>
    <w:rsid w:val="00A87A7F"/>
    <w:rsid w:val="00A91823"/>
    <w:rsid w:val="00A91AB4"/>
    <w:rsid w:val="00A92C81"/>
    <w:rsid w:val="00A94F80"/>
    <w:rsid w:val="00A96F9F"/>
    <w:rsid w:val="00AA053C"/>
    <w:rsid w:val="00AA190B"/>
    <w:rsid w:val="00AA27DC"/>
    <w:rsid w:val="00AA2822"/>
    <w:rsid w:val="00AA376A"/>
    <w:rsid w:val="00AA37EB"/>
    <w:rsid w:val="00AA428A"/>
    <w:rsid w:val="00AA6513"/>
    <w:rsid w:val="00AA6785"/>
    <w:rsid w:val="00AA793E"/>
    <w:rsid w:val="00AB1D7F"/>
    <w:rsid w:val="00AB2937"/>
    <w:rsid w:val="00AB4DFB"/>
    <w:rsid w:val="00AB5013"/>
    <w:rsid w:val="00AB67F9"/>
    <w:rsid w:val="00AB7154"/>
    <w:rsid w:val="00AC2D57"/>
    <w:rsid w:val="00AC3815"/>
    <w:rsid w:val="00AC4D0D"/>
    <w:rsid w:val="00AC5112"/>
    <w:rsid w:val="00AC7209"/>
    <w:rsid w:val="00AC7FF0"/>
    <w:rsid w:val="00AD0C78"/>
    <w:rsid w:val="00AD76F9"/>
    <w:rsid w:val="00AE1156"/>
    <w:rsid w:val="00AE5B6B"/>
    <w:rsid w:val="00AE760A"/>
    <w:rsid w:val="00AE782C"/>
    <w:rsid w:val="00AF4EC0"/>
    <w:rsid w:val="00B0105C"/>
    <w:rsid w:val="00B01663"/>
    <w:rsid w:val="00B056B9"/>
    <w:rsid w:val="00B12A60"/>
    <w:rsid w:val="00B12F60"/>
    <w:rsid w:val="00B151A7"/>
    <w:rsid w:val="00B208F7"/>
    <w:rsid w:val="00B20ABD"/>
    <w:rsid w:val="00B211A7"/>
    <w:rsid w:val="00B2148A"/>
    <w:rsid w:val="00B22DF4"/>
    <w:rsid w:val="00B30813"/>
    <w:rsid w:val="00B3127A"/>
    <w:rsid w:val="00B31F7C"/>
    <w:rsid w:val="00B33ED0"/>
    <w:rsid w:val="00B35419"/>
    <w:rsid w:val="00B35BB4"/>
    <w:rsid w:val="00B36656"/>
    <w:rsid w:val="00B433CF"/>
    <w:rsid w:val="00B44560"/>
    <w:rsid w:val="00B563B3"/>
    <w:rsid w:val="00B62864"/>
    <w:rsid w:val="00B67BBF"/>
    <w:rsid w:val="00B67DB2"/>
    <w:rsid w:val="00B67E16"/>
    <w:rsid w:val="00B707E4"/>
    <w:rsid w:val="00B72F90"/>
    <w:rsid w:val="00B81287"/>
    <w:rsid w:val="00B825CC"/>
    <w:rsid w:val="00B90FA9"/>
    <w:rsid w:val="00BA0B30"/>
    <w:rsid w:val="00BA3F94"/>
    <w:rsid w:val="00BA5088"/>
    <w:rsid w:val="00BA66BF"/>
    <w:rsid w:val="00BA71E6"/>
    <w:rsid w:val="00BA76B8"/>
    <w:rsid w:val="00BB0C9F"/>
    <w:rsid w:val="00BB1BB8"/>
    <w:rsid w:val="00BB1C6E"/>
    <w:rsid w:val="00BB5FAC"/>
    <w:rsid w:val="00BB7FCD"/>
    <w:rsid w:val="00BC04C0"/>
    <w:rsid w:val="00BC1990"/>
    <w:rsid w:val="00BC1C25"/>
    <w:rsid w:val="00BC1CD6"/>
    <w:rsid w:val="00BC27C9"/>
    <w:rsid w:val="00BC4982"/>
    <w:rsid w:val="00BC5F1E"/>
    <w:rsid w:val="00BD06A2"/>
    <w:rsid w:val="00BD1199"/>
    <w:rsid w:val="00BD1E9A"/>
    <w:rsid w:val="00BD29B2"/>
    <w:rsid w:val="00BE0570"/>
    <w:rsid w:val="00BF0935"/>
    <w:rsid w:val="00BF26D8"/>
    <w:rsid w:val="00BF3CB7"/>
    <w:rsid w:val="00BF55CF"/>
    <w:rsid w:val="00BF589E"/>
    <w:rsid w:val="00BF6A44"/>
    <w:rsid w:val="00BF7B18"/>
    <w:rsid w:val="00C01438"/>
    <w:rsid w:val="00C0272E"/>
    <w:rsid w:val="00C03974"/>
    <w:rsid w:val="00C051DD"/>
    <w:rsid w:val="00C07B51"/>
    <w:rsid w:val="00C1276D"/>
    <w:rsid w:val="00C21BE3"/>
    <w:rsid w:val="00C26869"/>
    <w:rsid w:val="00C26BA2"/>
    <w:rsid w:val="00C30C42"/>
    <w:rsid w:val="00C326AC"/>
    <w:rsid w:val="00C329B4"/>
    <w:rsid w:val="00C3735B"/>
    <w:rsid w:val="00C3798D"/>
    <w:rsid w:val="00C400C6"/>
    <w:rsid w:val="00C4413C"/>
    <w:rsid w:val="00C443AB"/>
    <w:rsid w:val="00C44E83"/>
    <w:rsid w:val="00C454FB"/>
    <w:rsid w:val="00C47F92"/>
    <w:rsid w:val="00C5008E"/>
    <w:rsid w:val="00C52A66"/>
    <w:rsid w:val="00C60343"/>
    <w:rsid w:val="00C66111"/>
    <w:rsid w:val="00C74400"/>
    <w:rsid w:val="00C83A12"/>
    <w:rsid w:val="00C851F8"/>
    <w:rsid w:val="00C85347"/>
    <w:rsid w:val="00C85F54"/>
    <w:rsid w:val="00C87E12"/>
    <w:rsid w:val="00C90F5C"/>
    <w:rsid w:val="00C90F6F"/>
    <w:rsid w:val="00C9101F"/>
    <w:rsid w:val="00C925A1"/>
    <w:rsid w:val="00C92ED2"/>
    <w:rsid w:val="00C95FC9"/>
    <w:rsid w:val="00C974B1"/>
    <w:rsid w:val="00CA0FF5"/>
    <w:rsid w:val="00CA1F40"/>
    <w:rsid w:val="00CA2985"/>
    <w:rsid w:val="00CA3E9D"/>
    <w:rsid w:val="00CB1944"/>
    <w:rsid w:val="00CB3EB3"/>
    <w:rsid w:val="00CB46FD"/>
    <w:rsid w:val="00CB49DA"/>
    <w:rsid w:val="00CB7473"/>
    <w:rsid w:val="00CC17B0"/>
    <w:rsid w:val="00CC206B"/>
    <w:rsid w:val="00CD0975"/>
    <w:rsid w:val="00CD12C3"/>
    <w:rsid w:val="00CD3493"/>
    <w:rsid w:val="00CD63D3"/>
    <w:rsid w:val="00CD750F"/>
    <w:rsid w:val="00CD75F0"/>
    <w:rsid w:val="00CD7C74"/>
    <w:rsid w:val="00CE403F"/>
    <w:rsid w:val="00CE55C6"/>
    <w:rsid w:val="00CE591F"/>
    <w:rsid w:val="00CE71AD"/>
    <w:rsid w:val="00CF072C"/>
    <w:rsid w:val="00CF11F6"/>
    <w:rsid w:val="00CF1C64"/>
    <w:rsid w:val="00CF3CED"/>
    <w:rsid w:val="00CF41C5"/>
    <w:rsid w:val="00CF4E98"/>
    <w:rsid w:val="00CF52DE"/>
    <w:rsid w:val="00CF73A7"/>
    <w:rsid w:val="00D00ECC"/>
    <w:rsid w:val="00D01A3B"/>
    <w:rsid w:val="00D031C6"/>
    <w:rsid w:val="00D037CF"/>
    <w:rsid w:val="00D053FD"/>
    <w:rsid w:val="00D06005"/>
    <w:rsid w:val="00D104E2"/>
    <w:rsid w:val="00D147E5"/>
    <w:rsid w:val="00D16323"/>
    <w:rsid w:val="00D163DB"/>
    <w:rsid w:val="00D25E1C"/>
    <w:rsid w:val="00D32B65"/>
    <w:rsid w:val="00D3362C"/>
    <w:rsid w:val="00D35314"/>
    <w:rsid w:val="00D3653C"/>
    <w:rsid w:val="00D447A0"/>
    <w:rsid w:val="00D45E03"/>
    <w:rsid w:val="00D5413B"/>
    <w:rsid w:val="00D55108"/>
    <w:rsid w:val="00D55C7C"/>
    <w:rsid w:val="00D60D2D"/>
    <w:rsid w:val="00D62DD2"/>
    <w:rsid w:val="00D6536F"/>
    <w:rsid w:val="00D65BA3"/>
    <w:rsid w:val="00D66768"/>
    <w:rsid w:val="00D70803"/>
    <w:rsid w:val="00D75C4F"/>
    <w:rsid w:val="00D75EE0"/>
    <w:rsid w:val="00D761FE"/>
    <w:rsid w:val="00D854B1"/>
    <w:rsid w:val="00D949DF"/>
    <w:rsid w:val="00DA1084"/>
    <w:rsid w:val="00DA1591"/>
    <w:rsid w:val="00DA2A15"/>
    <w:rsid w:val="00DA308E"/>
    <w:rsid w:val="00DA322D"/>
    <w:rsid w:val="00DA4168"/>
    <w:rsid w:val="00DA4565"/>
    <w:rsid w:val="00DA4B6B"/>
    <w:rsid w:val="00DA5E15"/>
    <w:rsid w:val="00DA70E1"/>
    <w:rsid w:val="00DB2BC1"/>
    <w:rsid w:val="00DB393A"/>
    <w:rsid w:val="00DB397D"/>
    <w:rsid w:val="00DC0FA5"/>
    <w:rsid w:val="00DC1DC3"/>
    <w:rsid w:val="00DC276E"/>
    <w:rsid w:val="00DC3273"/>
    <w:rsid w:val="00DC3B90"/>
    <w:rsid w:val="00DC77A5"/>
    <w:rsid w:val="00DD3B17"/>
    <w:rsid w:val="00DD538A"/>
    <w:rsid w:val="00DE34EA"/>
    <w:rsid w:val="00DE5C8E"/>
    <w:rsid w:val="00DE5F3B"/>
    <w:rsid w:val="00DE706C"/>
    <w:rsid w:val="00DF0BCB"/>
    <w:rsid w:val="00DF2DFE"/>
    <w:rsid w:val="00DF3D1A"/>
    <w:rsid w:val="00DF4A33"/>
    <w:rsid w:val="00DF6DB2"/>
    <w:rsid w:val="00E021C3"/>
    <w:rsid w:val="00E03F4A"/>
    <w:rsid w:val="00E1168E"/>
    <w:rsid w:val="00E116C7"/>
    <w:rsid w:val="00E13318"/>
    <w:rsid w:val="00E1657B"/>
    <w:rsid w:val="00E22AEF"/>
    <w:rsid w:val="00E23B68"/>
    <w:rsid w:val="00E25FB9"/>
    <w:rsid w:val="00E30A70"/>
    <w:rsid w:val="00E32B36"/>
    <w:rsid w:val="00E32C72"/>
    <w:rsid w:val="00E3422A"/>
    <w:rsid w:val="00E34380"/>
    <w:rsid w:val="00E34772"/>
    <w:rsid w:val="00E356A1"/>
    <w:rsid w:val="00E3694D"/>
    <w:rsid w:val="00E379DD"/>
    <w:rsid w:val="00E37D71"/>
    <w:rsid w:val="00E42128"/>
    <w:rsid w:val="00E42AE6"/>
    <w:rsid w:val="00E43470"/>
    <w:rsid w:val="00E439DE"/>
    <w:rsid w:val="00E44BD2"/>
    <w:rsid w:val="00E44CF6"/>
    <w:rsid w:val="00E51E91"/>
    <w:rsid w:val="00E527A6"/>
    <w:rsid w:val="00E53C16"/>
    <w:rsid w:val="00E541A2"/>
    <w:rsid w:val="00E544C7"/>
    <w:rsid w:val="00E55017"/>
    <w:rsid w:val="00E5737E"/>
    <w:rsid w:val="00E70817"/>
    <w:rsid w:val="00E711F4"/>
    <w:rsid w:val="00E7183E"/>
    <w:rsid w:val="00E7375B"/>
    <w:rsid w:val="00E7396B"/>
    <w:rsid w:val="00E74D0F"/>
    <w:rsid w:val="00E74F71"/>
    <w:rsid w:val="00E751AF"/>
    <w:rsid w:val="00E75378"/>
    <w:rsid w:val="00E765DC"/>
    <w:rsid w:val="00E86CF8"/>
    <w:rsid w:val="00E87221"/>
    <w:rsid w:val="00E911E9"/>
    <w:rsid w:val="00E91BE8"/>
    <w:rsid w:val="00E947DA"/>
    <w:rsid w:val="00E948DB"/>
    <w:rsid w:val="00E97B7F"/>
    <w:rsid w:val="00EA1A2C"/>
    <w:rsid w:val="00EA5239"/>
    <w:rsid w:val="00EC0775"/>
    <w:rsid w:val="00EC0A2C"/>
    <w:rsid w:val="00EC123A"/>
    <w:rsid w:val="00EC3DBC"/>
    <w:rsid w:val="00EC531F"/>
    <w:rsid w:val="00EC6C01"/>
    <w:rsid w:val="00ED1E49"/>
    <w:rsid w:val="00ED68EC"/>
    <w:rsid w:val="00ED7ECE"/>
    <w:rsid w:val="00EE0E4C"/>
    <w:rsid w:val="00EE41FB"/>
    <w:rsid w:val="00EE4289"/>
    <w:rsid w:val="00EE563E"/>
    <w:rsid w:val="00EF2283"/>
    <w:rsid w:val="00EF6453"/>
    <w:rsid w:val="00EF6F85"/>
    <w:rsid w:val="00EF7264"/>
    <w:rsid w:val="00F00A94"/>
    <w:rsid w:val="00F018C7"/>
    <w:rsid w:val="00F01E4B"/>
    <w:rsid w:val="00F03DF9"/>
    <w:rsid w:val="00F043C1"/>
    <w:rsid w:val="00F05C9C"/>
    <w:rsid w:val="00F115F8"/>
    <w:rsid w:val="00F130AB"/>
    <w:rsid w:val="00F13D7A"/>
    <w:rsid w:val="00F16331"/>
    <w:rsid w:val="00F20898"/>
    <w:rsid w:val="00F209A8"/>
    <w:rsid w:val="00F21776"/>
    <w:rsid w:val="00F23EE6"/>
    <w:rsid w:val="00F24E98"/>
    <w:rsid w:val="00F25BE2"/>
    <w:rsid w:val="00F32FDF"/>
    <w:rsid w:val="00F34C5C"/>
    <w:rsid w:val="00F3758D"/>
    <w:rsid w:val="00F42CC2"/>
    <w:rsid w:val="00F454F4"/>
    <w:rsid w:val="00F47A7B"/>
    <w:rsid w:val="00F50022"/>
    <w:rsid w:val="00F54811"/>
    <w:rsid w:val="00F54E17"/>
    <w:rsid w:val="00F618E3"/>
    <w:rsid w:val="00F62B45"/>
    <w:rsid w:val="00F63983"/>
    <w:rsid w:val="00F70D00"/>
    <w:rsid w:val="00F7167B"/>
    <w:rsid w:val="00F72A6C"/>
    <w:rsid w:val="00F73068"/>
    <w:rsid w:val="00F73FBB"/>
    <w:rsid w:val="00F77098"/>
    <w:rsid w:val="00F7719B"/>
    <w:rsid w:val="00F80E83"/>
    <w:rsid w:val="00F826F9"/>
    <w:rsid w:val="00F828D7"/>
    <w:rsid w:val="00F87806"/>
    <w:rsid w:val="00F9456F"/>
    <w:rsid w:val="00F94898"/>
    <w:rsid w:val="00F96EE9"/>
    <w:rsid w:val="00FA00D1"/>
    <w:rsid w:val="00FA441F"/>
    <w:rsid w:val="00FA480B"/>
    <w:rsid w:val="00FA7EA9"/>
    <w:rsid w:val="00FB22C7"/>
    <w:rsid w:val="00FB278E"/>
    <w:rsid w:val="00FB288B"/>
    <w:rsid w:val="00FB3058"/>
    <w:rsid w:val="00FB3145"/>
    <w:rsid w:val="00FB3E22"/>
    <w:rsid w:val="00FB5170"/>
    <w:rsid w:val="00FC1A6E"/>
    <w:rsid w:val="00FC2B19"/>
    <w:rsid w:val="00FC3E40"/>
    <w:rsid w:val="00FC594C"/>
    <w:rsid w:val="00FD0541"/>
    <w:rsid w:val="00FD164B"/>
    <w:rsid w:val="00FD327B"/>
    <w:rsid w:val="00FE0D7B"/>
    <w:rsid w:val="00FF041D"/>
    <w:rsid w:val="00FF2825"/>
    <w:rsid w:val="00FF450F"/>
    <w:rsid w:val="14050365"/>
    <w:rsid w:val="6FAFCB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ECD70"/>
  <w15:docId w15:val="{184BB291-E430-E146-87F9-C572FC437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08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2902"/>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70817"/>
    <w:rPr>
      <w:sz w:val="16"/>
      <w:szCs w:val="16"/>
    </w:rPr>
  </w:style>
  <w:style w:type="paragraph" w:styleId="CommentText">
    <w:name w:val="annotation text"/>
    <w:basedOn w:val="Normal"/>
    <w:link w:val="CommentTextChar"/>
    <w:uiPriority w:val="99"/>
    <w:semiHidden/>
    <w:unhideWhenUsed/>
    <w:rsid w:val="00E70817"/>
    <w:rPr>
      <w:sz w:val="20"/>
      <w:szCs w:val="20"/>
    </w:rPr>
  </w:style>
  <w:style w:type="character" w:customStyle="1" w:styleId="CommentTextChar">
    <w:name w:val="Comment Text Char"/>
    <w:basedOn w:val="DefaultParagraphFont"/>
    <w:link w:val="CommentText"/>
    <w:uiPriority w:val="99"/>
    <w:semiHidden/>
    <w:rsid w:val="00E70817"/>
    <w:rPr>
      <w:sz w:val="20"/>
      <w:szCs w:val="20"/>
    </w:rPr>
  </w:style>
  <w:style w:type="paragraph" w:styleId="CommentSubject">
    <w:name w:val="annotation subject"/>
    <w:basedOn w:val="CommentText"/>
    <w:next w:val="CommentText"/>
    <w:link w:val="CommentSubjectChar"/>
    <w:uiPriority w:val="99"/>
    <w:semiHidden/>
    <w:unhideWhenUsed/>
    <w:rsid w:val="00E70817"/>
    <w:rPr>
      <w:b/>
      <w:bCs/>
    </w:rPr>
  </w:style>
  <w:style w:type="character" w:customStyle="1" w:styleId="CommentSubjectChar">
    <w:name w:val="Comment Subject Char"/>
    <w:basedOn w:val="CommentTextChar"/>
    <w:link w:val="CommentSubject"/>
    <w:uiPriority w:val="99"/>
    <w:semiHidden/>
    <w:rsid w:val="00E70817"/>
    <w:rPr>
      <w:b/>
      <w:bCs/>
      <w:sz w:val="20"/>
      <w:szCs w:val="20"/>
    </w:rPr>
  </w:style>
  <w:style w:type="paragraph" w:styleId="BalloonText">
    <w:name w:val="Balloon Text"/>
    <w:basedOn w:val="Normal"/>
    <w:link w:val="BalloonTextChar"/>
    <w:uiPriority w:val="99"/>
    <w:semiHidden/>
    <w:unhideWhenUsed/>
    <w:rsid w:val="00E7081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0817"/>
    <w:rPr>
      <w:rFonts w:ascii="Times New Roman" w:hAnsi="Times New Roman" w:cs="Times New Roman"/>
      <w:sz w:val="18"/>
      <w:szCs w:val="18"/>
    </w:rPr>
  </w:style>
  <w:style w:type="paragraph" w:styleId="Footer">
    <w:name w:val="footer"/>
    <w:basedOn w:val="Normal"/>
    <w:link w:val="FooterChar"/>
    <w:uiPriority w:val="99"/>
    <w:unhideWhenUsed/>
    <w:rsid w:val="00765F83"/>
    <w:pPr>
      <w:tabs>
        <w:tab w:val="center" w:pos="4680"/>
        <w:tab w:val="right" w:pos="9360"/>
      </w:tabs>
    </w:pPr>
  </w:style>
  <w:style w:type="character" w:customStyle="1" w:styleId="FooterChar">
    <w:name w:val="Footer Char"/>
    <w:basedOn w:val="DefaultParagraphFont"/>
    <w:link w:val="Footer"/>
    <w:uiPriority w:val="99"/>
    <w:rsid w:val="00765F83"/>
  </w:style>
  <w:style w:type="character" w:styleId="PageNumber">
    <w:name w:val="page number"/>
    <w:basedOn w:val="DefaultParagraphFont"/>
    <w:uiPriority w:val="99"/>
    <w:semiHidden/>
    <w:unhideWhenUsed/>
    <w:rsid w:val="00765F83"/>
  </w:style>
  <w:style w:type="paragraph" w:customStyle="1" w:styleId="xmsonormal">
    <w:name w:val="xmsonormal"/>
    <w:basedOn w:val="Normal"/>
    <w:rsid w:val="009A4595"/>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44560"/>
  </w:style>
  <w:style w:type="character" w:styleId="Strong">
    <w:name w:val="Strong"/>
    <w:basedOn w:val="DefaultParagraphFont"/>
    <w:uiPriority w:val="22"/>
    <w:qFormat/>
    <w:rsid w:val="00755F67"/>
    <w:rPr>
      <w:b/>
      <w:bCs/>
    </w:rPr>
  </w:style>
  <w:style w:type="character" w:styleId="Emphasis">
    <w:name w:val="Emphasis"/>
    <w:basedOn w:val="DefaultParagraphFont"/>
    <w:uiPriority w:val="20"/>
    <w:qFormat/>
    <w:rsid w:val="00755F67"/>
    <w:rPr>
      <w:i/>
      <w:iCs/>
    </w:rPr>
  </w:style>
  <w:style w:type="paragraph" w:styleId="FootnoteText">
    <w:name w:val="footnote text"/>
    <w:basedOn w:val="Normal"/>
    <w:link w:val="FootnoteTextChar"/>
    <w:uiPriority w:val="99"/>
    <w:unhideWhenUsed/>
    <w:rsid w:val="004E086B"/>
    <w:rPr>
      <w:sz w:val="20"/>
      <w:szCs w:val="20"/>
    </w:rPr>
  </w:style>
  <w:style w:type="character" w:customStyle="1" w:styleId="FootnoteTextChar">
    <w:name w:val="Footnote Text Char"/>
    <w:basedOn w:val="DefaultParagraphFont"/>
    <w:link w:val="FootnoteText"/>
    <w:uiPriority w:val="99"/>
    <w:rsid w:val="004E086B"/>
    <w:rPr>
      <w:sz w:val="20"/>
      <w:szCs w:val="20"/>
    </w:rPr>
  </w:style>
  <w:style w:type="character" w:styleId="FootnoteReference">
    <w:name w:val="footnote reference"/>
    <w:basedOn w:val="DefaultParagraphFont"/>
    <w:unhideWhenUsed/>
    <w:rsid w:val="004E086B"/>
    <w:rPr>
      <w:vertAlign w:val="superscript"/>
    </w:rPr>
  </w:style>
  <w:style w:type="paragraph" w:styleId="Caption">
    <w:name w:val="caption"/>
    <w:basedOn w:val="Normal"/>
    <w:next w:val="Normal"/>
    <w:uiPriority w:val="35"/>
    <w:unhideWhenUsed/>
    <w:qFormat/>
    <w:rsid w:val="004E086B"/>
    <w:pPr>
      <w:spacing w:after="200"/>
    </w:pPr>
    <w:rPr>
      <w:i/>
      <w:iCs/>
      <w:color w:val="44546A" w:themeColor="text2"/>
      <w:sz w:val="18"/>
      <w:szCs w:val="18"/>
    </w:rPr>
  </w:style>
  <w:style w:type="paragraph" w:styleId="Bibliography">
    <w:name w:val="Bibliography"/>
    <w:basedOn w:val="Normal"/>
    <w:next w:val="Normal"/>
    <w:uiPriority w:val="37"/>
    <w:unhideWhenUsed/>
    <w:rsid w:val="00CF072C"/>
    <w:pPr>
      <w:ind w:left="720" w:hanging="720"/>
    </w:pPr>
  </w:style>
  <w:style w:type="character" w:styleId="Hyperlink">
    <w:name w:val="Hyperlink"/>
    <w:basedOn w:val="DefaultParagraphFont"/>
    <w:uiPriority w:val="99"/>
    <w:unhideWhenUsed/>
    <w:rsid w:val="00483E1F"/>
    <w:rPr>
      <w:color w:val="0000FF"/>
      <w:u w:val="single"/>
    </w:rPr>
  </w:style>
  <w:style w:type="character" w:styleId="UnresolvedMention">
    <w:name w:val="Unresolved Mention"/>
    <w:basedOn w:val="DefaultParagraphFont"/>
    <w:uiPriority w:val="99"/>
    <w:semiHidden/>
    <w:unhideWhenUsed/>
    <w:rsid w:val="00996952"/>
    <w:rPr>
      <w:color w:val="605E5C"/>
      <w:shd w:val="clear" w:color="auto" w:fill="E1DFDD"/>
    </w:rPr>
  </w:style>
  <w:style w:type="character" w:styleId="FollowedHyperlink">
    <w:name w:val="FollowedHyperlink"/>
    <w:basedOn w:val="DefaultParagraphFont"/>
    <w:uiPriority w:val="99"/>
    <w:semiHidden/>
    <w:unhideWhenUsed/>
    <w:rsid w:val="005F077F"/>
    <w:rPr>
      <w:color w:val="954F72" w:themeColor="followedHyperlink"/>
      <w:u w:val="single"/>
    </w:rPr>
  </w:style>
  <w:style w:type="paragraph" w:styleId="Header">
    <w:name w:val="header"/>
    <w:basedOn w:val="Normal"/>
    <w:link w:val="HeaderChar"/>
    <w:uiPriority w:val="99"/>
    <w:unhideWhenUsed/>
    <w:rsid w:val="0096248A"/>
    <w:pPr>
      <w:tabs>
        <w:tab w:val="center" w:pos="4513"/>
        <w:tab w:val="right" w:pos="9026"/>
      </w:tabs>
    </w:pPr>
  </w:style>
  <w:style w:type="character" w:customStyle="1" w:styleId="HeaderChar">
    <w:name w:val="Header Char"/>
    <w:basedOn w:val="DefaultParagraphFont"/>
    <w:link w:val="Header"/>
    <w:uiPriority w:val="99"/>
    <w:rsid w:val="0096248A"/>
  </w:style>
  <w:style w:type="paragraph" w:customStyle="1" w:styleId="Default">
    <w:name w:val="Default"/>
    <w:rsid w:val="00F50022"/>
    <w:pPr>
      <w:autoSpaceDE w:val="0"/>
      <w:autoSpaceDN w:val="0"/>
      <w:adjustRightInd w:val="0"/>
    </w:pPr>
    <w:rPr>
      <w:rFonts w:ascii="Deja Vu Serif" w:hAnsi="Deja Vu Serif" w:cs="Deja Vu Serif"/>
      <w:color w:val="000000"/>
      <w:lang w:val="en-US"/>
    </w:rPr>
  </w:style>
  <w:style w:type="paragraph" w:styleId="ListParagraph">
    <w:name w:val="List Paragraph"/>
    <w:basedOn w:val="Normal"/>
    <w:uiPriority w:val="34"/>
    <w:qFormat/>
    <w:rsid w:val="008D0B78"/>
    <w:pPr>
      <w:ind w:left="720"/>
      <w:contextualSpacing/>
    </w:pPr>
  </w:style>
  <w:style w:type="character" w:customStyle="1" w:styleId="Heading1Char">
    <w:name w:val="Heading 1 Char"/>
    <w:basedOn w:val="DefaultParagraphFont"/>
    <w:link w:val="Heading1"/>
    <w:uiPriority w:val="9"/>
    <w:rsid w:val="00C500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08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261">
      <w:bodyDiv w:val="1"/>
      <w:marLeft w:val="0"/>
      <w:marRight w:val="0"/>
      <w:marTop w:val="0"/>
      <w:marBottom w:val="0"/>
      <w:divBdr>
        <w:top w:val="none" w:sz="0" w:space="0" w:color="auto"/>
        <w:left w:val="none" w:sz="0" w:space="0" w:color="auto"/>
        <w:bottom w:val="none" w:sz="0" w:space="0" w:color="auto"/>
        <w:right w:val="none" w:sz="0" w:space="0" w:color="auto"/>
      </w:divBdr>
    </w:div>
    <w:div w:id="257326804">
      <w:bodyDiv w:val="1"/>
      <w:marLeft w:val="0"/>
      <w:marRight w:val="0"/>
      <w:marTop w:val="0"/>
      <w:marBottom w:val="0"/>
      <w:divBdr>
        <w:top w:val="none" w:sz="0" w:space="0" w:color="auto"/>
        <w:left w:val="none" w:sz="0" w:space="0" w:color="auto"/>
        <w:bottom w:val="none" w:sz="0" w:space="0" w:color="auto"/>
        <w:right w:val="none" w:sz="0" w:space="0" w:color="auto"/>
      </w:divBdr>
      <w:divsChild>
        <w:div w:id="661130258">
          <w:marLeft w:val="0"/>
          <w:marRight w:val="0"/>
          <w:marTop w:val="0"/>
          <w:marBottom w:val="0"/>
          <w:divBdr>
            <w:top w:val="none" w:sz="0" w:space="0" w:color="auto"/>
            <w:left w:val="none" w:sz="0" w:space="0" w:color="auto"/>
            <w:bottom w:val="none" w:sz="0" w:space="0" w:color="auto"/>
            <w:right w:val="none" w:sz="0" w:space="0" w:color="auto"/>
          </w:divBdr>
          <w:divsChild>
            <w:div w:id="490604485">
              <w:marLeft w:val="0"/>
              <w:marRight w:val="0"/>
              <w:marTop w:val="0"/>
              <w:marBottom w:val="0"/>
              <w:divBdr>
                <w:top w:val="none" w:sz="0" w:space="0" w:color="auto"/>
                <w:left w:val="none" w:sz="0" w:space="0" w:color="auto"/>
                <w:bottom w:val="none" w:sz="0" w:space="0" w:color="auto"/>
                <w:right w:val="none" w:sz="0" w:space="0" w:color="auto"/>
              </w:divBdr>
              <w:divsChild>
                <w:div w:id="4993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1433">
      <w:bodyDiv w:val="1"/>
      <w:marLeft w:val="0"/>
      <w:marRight w:val="0"/>
      <w:marTop w:val="0"/>
      <w:marBottom w:val="0"/>
      <w:divBdr>
        <w:top w:val="none" w:sz="0" w:space="0" w:color="auto"/>
        <w:left w:val="none" w:sz="0" w:space="0" w:color="auto"/>
        <w:bottom w:val="none" w:sz="0" w:space="0" w:color="auto"/>
        <w:right w:val="none" w:sz="0" w:space="0" w:color="auto"/>
      </w:divBdr>
      <w:divsChild>
        <w:div w:id="1096097101">
          <w:marLeft w:val="480"/>
          <w:marRight w:val="0"/>
          <w:marTop w:val="0"/>
          <w:marBottom w:val="0"/>
          <w:divBdr>
            <w:top w:val="none" w:sz="0" w:space="0" w:color="auto"/>
            <w:left w:val="none" w:sz="0" w:space="0" w:color="auto"/>
            <w:bottom w:val="none" w:sz="0" w:space="0" w:color="auto"/>
            <w:right w:val="none" w:sz="0" w:space="0" w:color="auto"/>
          </w:divBdr>
          <w:divsChild>
            <w:div w:id="20335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6252">
      <w:bodyDiv w:val="1"/>
      <w:marLeft w:val="0"/>
      <w:marRight w:val="0"/>
      <w:marTop w:val="0"/>
      <w:marBottom w:val="0"/>
      <w:divBdr>
        <w:top w:val="none" w:sz="0" w:space="0" w:color="auto"/>
        <w:left w:val="none" w:sz="0" w:space="0" w:color="auto"/>
        <w:bottom w:val="none" w:sz="0" w:space="0" w:color="auto"/>
        <w:right w:val="none" w:sz="0" w:space="0" w:color="auto"/>
      </w:divBdr>
      <w:divsChild>
        <w:div w:id="1968928632">
          <w:marLeft w:val="0"/>
          <w:marRight w:val="0"/>
          <w:marTop w:val="0"/>
          <w:marBottom w:val="0"/>
          <w:divBdr>
            <w:top w:val="none" w:sz="0" w:space="0" w:color="auto"/>
            <w:left w:val="none" w:sz="0" w:space="0" w:color="auto"/>
            <w:bottom w:val="none" w:sz="0" w:space="0" w:color="auto"/>
            <w:right w:val="none" w:sz="0" w:space="0" w:color="auto"/>
          </w:divBdr>
          <w:divsChild>
            <w:div w:id="767578888">
              <w:marLeft w:val="0"/>
              <w:marRight w:val="0"/>
              <w:marTop w:val="0"/>
              <w:marBottom w:val="0"/>
              <w:divBdr>
                <w:top w:val="none" w:sz="0" w:space="0" w:color="auto"/>
                <w:left w:val="none" w:sz="0" w:space="0" w:color="auto"/>
                <w:bottom w:val="none" w:sz="0" w:space="0" w:color="auto"/>
                <w:right w:val="none" w:sz="0" w:space="0" w:color="auto"/>
              </w:divBdr>
              <w:divsChild>
                <w:div w:id="1112164933">
                  <w:marLeft w:val="0"/>
                  <w:marRight w:val="0"/>
                  <w:marTop w:val="0"/>
                  <w:marBottom w:val="0"/>
                  <w:divBdr>
                    <w:top w:val="none" w:sz="0" w:space="0" w:color="auto"/>
                    <w:left w:val="none" w:sz="0" w:space="0" w:color="auto"/>
                    <w:bottom w:val="none" w:sz="0" w:space="0" w:color="auto"/>
                    <w:right w:val="none" w:sz="0" w:space="0" w:color="auto"/>
                  </w:divBdr>
                </w:div>
              </w:divsChild>
            </w:div>
            <w:div w:id="2070498152">
              <w:marLeft w:val="0"/>
              <w:marRight w:val="0"/>
              <w:marTop w:val="0"/>
              <w:marBottom w:val="0"/>
              <w:divBdr>
                <w:top w:val="none" w:sz="0" w:space="0" w:color="auto"/>
                <w:left w:val="none" w:sz="0" w:space="0" w:color="auto"/>
                <w:bottom w:val="none" w:sz="0" w:space="0" w:color="auto"/>
                <w:right w:val="none" w:sz="0" w:space="0" w:color="auto"/>
              </w:divBdr>
            </w:div>
          </w:divsChild>
        </w:div>
        <w:div w:id="307175986">
          <w:marLeft w:val="0"/>
          <w:marRight w:val="0"/>
          <w:marTop w:val="0"/>
          <w:marBottom w:val="0"/>
          <w:divBdr>
            <w:top w:val="none" w:sz="0" w:space="0" w:color="auto"/>
            <w:left w:val="none" w:sz="0" w:space="0" w:color="auto"/>
            <w:bottom w:val="none" w:sz="0" w:space="0" w:color="auto"/>
            <w:right w:val="none" w:sz="0" w:space="0" w:color="auto"/>
          </w:divBdr>
        </w:div>
      </w:divsChild>
    </w:div>
    <w:div w:id="621496993">
      <w:bodyDiv w:val="1"/>
      <w:marLeft w:val="0"/>
      <w:marRight w:val="0"/>
      <w:marTop w:val="0"/>
      <w:marBottom w:val="0"/>
      <w:divBdr>
        <w:top w:val="none" w:sz="0" w:space="0" w:color="auto"/>
        <w:left w:val="none" w:sz="0" w:space="0" w:color="auto"/>
        <w:bottom w:val="none" w:sz="0" w:space="0" w:color="auto"/>
        <w:right w:val="none" w:sz="0" w:space="0" w:color="auto"/>
      </w:divBdr>
      <w:divsChild>
        <w:div w:id="1521698588">
          <w:marLeft w:val="0"/>
          <w:marRight w:val="0"/>
          <w:marTop w:val="0"/>
          <w:marBottom w:val="0"/>
          <w:divBdr>
            <w:top w:val="none" w:sz="0" w:space="0" w:color="auto"/>
            <w:left w:val="none" w:sz="0" w:space="0" w:color="auto"/>
            <w:bottom w:val="none" w:sz="0" w:space="0" w:color="auto"/>
            <w:right w:val="none" w:sz="0" w:space="0" w:color="auto"/>
          </w:divBdr>
          <w:divsChild>
            <w:div w:id="1351950000">
              <w:marLeft w:val="0"/>
              <w:marRight w:val="0"/>
              <w:marTop w:val="0"/>
              <w:marBottom w:val="0"/>
              <w:divBdr>
                <w:top w:val="none" w:sz="0" w:space="0" w:color="auto"/>
                <w:left w:val="none" w:sz="0" w:space="0" w:color="auto"/>
                <w:bottom w:val="none" w:sz="0" w:space="0" w:color="auto"/>
                <w:right w:val="none" w:sz="0" w:space="0" w:color="auto"/>
              </w:divBdr>
              <w:divsChild>
                <w:div w:id="10158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01092">
      <w:bodyDiv w:val="1"/>
      <w:marLeft w:val="0"/>
      <w:marRight w:val="0"/>
      <w:marTop w:val="0"/>
      <w:marBottom w:val="0"/>
      <w:divBdr>
        <w:top w:val="none" w:sz="0" w:space="0" w:color="auto"/>
        <w:left w:val="none" w:sz="0" w:space="0" w:color="auto"/>
        <w:bottom w:val="none" w:sz="0" w:space="0" w:color="auto"/>
        <w:right w:val="none" w:sz="0" w:space="0" w:color="auto"/>
      </w:divBdr>
      <w:divsChild>
        <w:div w:id="281806386">
          <w:marLeft w:val="0"/>
          <w:marRight w:val="0"/>
          <w:marTop w:val="0"/>
          <w:marBottom w:val="0"/>
          <w:divBdr>
            <w:top w:val="none" w:sz="0" w:space="0" w:color="auto"/>
            <w:left w:val="none" w:sz="0" w:space="0" w:color="auto"/>
            <w:bottom w:val="none" w:sz="0" w:space="0" w:color="auto"/>
            <w:right w:val="none" w:sz="0" w:space="0" w:color="auto"/>
          </w:divBdr>
          <w:divsChild>
            <w:div w:id="652567966">
              <w:marLeft w:val="0"/>
              <w:marRight w:val="0"/>
              <w:marTop w:val="0"/>
              <w:marBottom w:val="0"/>
              <w:divBdr>
                <w:top w:val="none" w:sz="0" w:space="0" w:color="auto"/>
                <w:left w:val="none" w:sz="0" w:space="0" w:color="auto"/>
                <w:bottom w:val="none" w:sz="0" w:space="0" w:color="auto"/>
                <w:right w:val="none" w:sz="0" w:space="0" w:color="auto"/>
              </w:divBdr>
              <w:divsChild>
                <w:div w:id="19352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3627">
      <w:bodyDiv w:val="1"/>
      <w:marLeft w:val="0"/>
      <w:marRight w:val="0"/>
      <w:marTop w:val="0"/>
      <w:marBottom w:val="0"/>
      <w:divBdr>
        <w:top w:val="none" w:sz="0" w:space="0" w:color="auto"/>
        <w:left w:val="none" w:sz="0" w:space="0" w:color="auto"/>
        <w:bottom w:val="none" w:sz="0" w:space="0" w:color="auto"/>
        <w:right w:val="none" w:sz="0" w:space="0" w:color="auto"/>
      </w:divBdr>
      <w:divsChild>
        <w:div w:id="362561441">
          <w:marLeft w:val="0"/>
          <w:marRight w:val="0"/>
          <w:marTop w:val="0"/>
          <w:marBottom w:val="0"/>
          <w:divBdr>
            <w:top w:val="none" w:sz="0" w:space="0" w:color="auto"/>
            <w:left w:val="none" w:sz="0" w:space="0" w:color="auto"/>
            <w:bottom w:val="none" w:sz="0" w:space="0" w:color="auto"/>
            <w:right w:val="none" w:sz="0" w:space="0" w:color="auto"/>
          </w:divBdr>
          <w:divsChild>
            <w:div w:id="681275212">
              <w:marLeft w:val="0"/>
              <w:marRight w:val="0"/>
              <w:marTop w:val="0"/>
              <w:marBottom w:val="0"/>
              <w:divBdr>
                <w:top w:val="none" w:sz="0" w:space="0" w:color="auto"/>
                <w:left w:val="none" w:sz="0" w:space="0" w:color="auto"/>
                <w:bottom w:val="none" w:sz="0" w:space="0" w:color="auto"/>
                <w:right w:val="none" w:sz="0" w:space="0" w:color="auto"/>
              </w:divBdr>
              <w:divsChild>
                <w:div w:id="1710913385">
                  <w:marLeft w:val="0"/>
                  <w:marRight w:val="0"/>
                  <w:marTop w:val="0"/>
                  <w:marBottom w:val="0"/>
                  <w:divBdr>
                    <w:top w:val="none" w:sz="0" w:space="0" w:color="auto"/>
                    <w:left w:val="none" w:sz="0" w:space="0" w:color="auto"/>
                    <w:bottom w:val="none" w:sz="0" w:space="0" w:color="auto"/>
                    <w:right w:val="none" w:sz="0" w:space="0" w:color="auto"/>
                  </w:divBdr>
                </w:div>
              </w:divsChild>
            </w:div>
            <w:div w:id="1782794953">
              <w:marLeft w:val="0"/>
              <w:marRight w:val="0"/>
              <w:marTop w:val="0"/>
              <w:marBottom w:val="0"/>
              <w:divBdr>
                <w:top w:val="none" w:sz="0" w:space="0" w:color="auto"/>
                <w:left w:val="none" w:sz="0" w:space="0" w:color="auto"/>
                <w:bottom w:val="none" w:sz="0" w:space="0" w:color="auto"/>
                <w:right w:val="none" w:sz="0" w:space="0" w:color="auto"/>
              </w:divBdr>
              <w:divsChild>
                <w:div w:id="13032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8402">
          <w:marLeft w:val="0"/>
          <w:marRight w:val="0"/>
          <w:marTop w:val="0"/>
          <w:marBottom w:val="0"/>
          <w:divBdr>
            <w:top w:val="none" w:sz="0" w:space="0" w:color="auto"/>
            <w:left w:val="none" w:sz="0" w:space="0" w:color="auto"/>
            <w:bottom w:val="none" w:sz="0" w:space="0" w:color="auto"/>
            <w:right w:val="none" w:sz="0" w:space="0" w:color="auto"/>
          </w:divBdr>
          <w:divsChild>
            <w:div w:id="2106144764">
              <w:marLeft w:val="0"/>
              <w:marRight w:val="0"/>
              <w:marTop w:val="0"/>
              <w:marBottom w:val="0"/>
              <w:divBdr>
                <w:top w:val="none" w:sz="0" w:space="0" w:color="auto"/>
                <w:left w:val="none" w:sz="0" w:space="0" w:color="auto"/>
                <w:bottom w:val="none" w:sz="0" w:space="0" w:color="auto"/>
                <w:right w:val="none" w:sz="0" w:space="0" w:color="auto"/>
              </w:divBdr>
              <w:divsChild>
                <w:div w:id="3280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000">
      <w:bodyDiv w:val="1"/>
      <w:marLeft w:val="0"/>
      <w:marRight w:val="0"/>
      <w:marTop w:val="0"/>
      <w:marBottom w:val="0"/>
      <w:divBdr>
        <w:top w:val="none" w:sz="0" w:space="0" w:color="auto"/>
        <w:left w:val="none" w:sz="0" w:space="0" w:color="auto"/>
        <w:bottom w:val="none" w:sz="0" w:space="0" w:color="auto"/>
        <w:right w:val="none" w:sz="0" w:space="0" w:color="auto"/>
      </w:divBdr>
    </w:div>
    <w:div w:id="794451565">
      <w:bodyDiv w:val="1"/>
      <w:marLeft w:val="0"/>
      <w:marRight w:val="0"/>
      <w:marTop w:val="0"/>
      <w:marBottom w:val="0"/>
      <w:divBdr>
        <w:top w:val="none" w:sz="0" w:space="0" w:color="auto"/>
        <w:left w:val="none" w:sz="0" w:space="0" w:color="auto"/>
        <w:bottom w:val="none" w:sz="0" w:space="0" w:color="auto"/>
        <w:right w:val="none" w:sz="0" w:space="0" w:color="auto"/>
      </w:divBdr>
      <w:divsChild>
        <w:div w:id="714088451">
          <w:marLeft w:val="0"/>
          <w:marRight w:val="0"/>
          <w:marTop w:val="0"/>
          <w:marBottom w:val="0"/>
          <w:divBdr>
            <w:top w:val="none" w:sz="0" w:space="0" w:color="auto"/>
            <w:left w:val="none" w:sz="0" w:space="0" w:color="auto"/>
            <w:bottom w:val="none" w:sz="0" w:space="0" w:color="auto"/>
            <w:right w:val="none" w:sz="0" w:space="0" w:color="auto"/>
          </w:divBdr>
          <w:divsChild>
            <w:div w:id="246616416">
              <w:marLeft w:val="0"/>
              <w:marRight w:val="0"/>
              <w:marTop w:val="0"/>
              <w:marBottom w:val="0"/>
              <w:divBdr>
                <w:top w:val="none" w:sz="0" w:space="0" w:color="auto"/>
                <w:left w:val="none" w:sz="0" w:space="0" w:color="auto"/>
                <w:bottom w:val="none" w:sz="0" w:space="0" w:color="auto"/>
                <w:right w:val="none" w:sz="0" w:space="0" w:color="auto"/>
              </w:divBdr>
              <w:divsChild>
                <w:div w:id="3881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39381">
      <w:bodyDiv w:val="1"/>
      <w:marLeft w:val="0"/>
      <w:marRight w:val="0"/>
      <w:marTop w:val="0"/>
      <w:marBottom w:val="0"/>
      <w:divBdr>
        <w:top w:val="none" w:sz="0" w:space="0" w:color="auto"/>
        <w:left w:val="none" w:sz="0" w:space="0" w:color="auto"/>
        <w:bottom w:val="none" w:sz="0" w:space="0" w:color="auto"/>
        <w:right w:val="none" w:sz="0" w:space="0" w:color="auto"/>
      </w:divBdr>
    </w:div>
    <w:div w:id="996035900">
      <w:bodyDiv w:val="1"/>
      <w:marLeft w:val="0"/>
      <w:marRight w:val="0"/>
      <w:marTop w:val="0"/>
      <w:marBottom w:val="0"/>
      <w:divBdr>
        <w:top w:val="none" w:sz="0" w:space="0" w:color="auto"/>
        <w:left w:val="none" w:sz="0" w:space="0" w:color="auto"/>
        <w:bottom w:val="none" w:sz="0" w:space="0" w:color="auto"/>
        <w:right w:val="none" w:sz="0" w:space="0" w:color="auto"/>
      </w:divBdr>
    </w:div>
    <w:div w:id="1057708344">
      <w:bodyDiv w:val="1"/>
      <w:marLeft w:val="0"/>
      <w:marRight w:val="0"/>
      <w:marTop w:val="0"/>
      <w:marBottom w:val="0"/>
      <w:divBdr>
        <w:top w:val="none" w:sz="0" w:space="0" w:color="auto"/>
        <w:left w:val="none" w:sz="0" w:space="0" w:color="auto"/>
        <w:bottom w:val="none" w:sz="0" w:space="0" w:color="auto"/>
        <w:right w:val="none" w:sz="0" w:space="0" w:color="auto"/>
      </w:divBdr>
      <w:divsChild>
        <w:div w:id="1982691642">
          <w:marLeft w:val="0"/>
          <w:marRight w:val="0"/>
          <w:marTop w:val="0"/>
          <w:marBottom w:val="0"/>
          <w:divBdr>
            <w:top w:val="none" w:sz="0" w:space="0" w:color="auto"/>
            <w:left w:val="none" w:sz="0" w:space="0" w:color="auto"/>
            <w:bottom w:val="none" w:sz="0" w:space="0" w:color="auto"/>
            <w:right w:val="none" w:sz="0" w:space="0" w:color="auto"/>
          </w:divBdr>
          <w:divsChild>
            <w:div w:id="7173643">
              <w:marLeft w:val="0"/>
              <w:marRight w:val="0"/>
              <w:marTop w:val="0"/>
              <w:marBottom w:val="0"/>
              <w:divBdr>
                <w:top w:val="none" w:sz="0" w:space="0" w:color="auto"/>
                <w:left w:val="none" w:sz="0" w:space="0" w:color="auto"/>
                <w:bottom w:val="none" w:sz="0" w:space="0" w:color="auto"/>
                <w:right w:val="none" w:sz="0" w:space="0" w:color="auto"/>
              </w:divBdr>
              <w:divsChild>
                <w:div w:id="9023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79086">
      <w:bodyDiv w:val="1"/>
      <w:marLeft w:val="0"/>
      <w:marRight w:val="0"/>
      <w:marTop w:val="0"/>
      <w:marBottom w:val="0"/>
      <w:divBdr>
        <w:top w:val="none" w:sz="0" w:space="0" w:color="auto"/>
        <w:left w:val="none" w:sz="0" w:space="0" w:color="auto"/>
        <w:bottom w:val="none" w:sz="0" w:space="0" w:color="auto"/>
        <w:right w:val="none" w:sz="0" w:space="0" w:color="auto"/>
      </w:divBdr>
      <w:divsChild>
        <w:div w:id="846484534">
          <w:marLeft w:val="0"/>
          <w:marRight w:val="0"/>
          <w:marTop w:val="0"/>
          <w:marBottom w:val="0"/>
          <w:divBdr>
            <w:top w:val="none" w:sz="0" w:space="0" w:color="auto"/>
            <w:left w:val="none" w:sz="0" w:space="0" w:color="auto"/>
            <w:bottom w:val="none" w:sz="0" w:space="0" w:color="auto"/>
            <w:right w:val="none" w:sz="0" w:space="0" w:color="auto"/>
          </w:divBdr>
          <w:divsChild>
            <w:div w:id="859125275">
              <w:marLeft w:val="0"/>
              <w:marRight w:val="0"/>
              <w:marTop w:val="0"/>
              <w:marBottom w:val="0"/>
              <w:divBdr>
                <w:top w:val="none" w:sz="0" w:space="0" w:color="auto"/>
                <w:left w:val="none" w:sz="0" w:space="0" w:color="auto"/>
                <w:bottom w:val="none" w:sz="0" w:space="0" w:color="auto"/>
                <w:right w:val="none" w:sz="0" w:space="0" w:color="auto"/>
              </w:divBdr>
              <w:divsChild>
                <w:div w:id="19832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01268">
      <w:bodyDiv w:val="1"/>
      <w:marLeft w:val="0"/>
      <w:marRight w:val="0"/>
      <w:marTop w:val="0"/>
      <w:marBottom w:val="0"/>
      <w:divBdr>
        <w:top w:val="none" w:sz="0" w:space="0" w:color="auto"/>
        <w:left w:val="none" w:sz="0" w:space="0" w:color="auto"/>
        <w:bottom w:val="none" w:sz="0" w:space="0" w:color="auto"/>
        <w:right w:val="none" w:sz="0" w:space="0" w:color="auto"/>
      </w:divBdr>
    </w:div>
    <w:div w:id="1099835544">
      <w:bodyDiv w:val="1"/>
      <w:marLeft w:val="0"/>
      <w:marRight w:val="0"/>
      <w:marTop w:val="0"/>
      <w:marBottom w:val="0"/>
      <w:divBdr>
        <w:top w:val="none" w:sz="0" w:space="0" w:color="auto"/>
        <w:left w:val="none" w:sz="0" w:space="0" w:color="auto"/>
        <w:bottom w:val="none" w:sz="0" w:space="0" w:color="auto"/>
        <w:right w:val="none" w:sz="0" w:space="0" w:color="auto"/>
      </w:divBdr>
      <w:divsChild>
        <w:div w:id="21130497">
          <w:marLeft w:val="0"/>
          <w:marRight w:val="0"/>
          <w:marTop w:val="0"/>
          <w:marBottom w:val="0"/>
          <w:divBdr>
            <w:top w:val="none" w:sz="0" w:space="0" w:color="auto"/>
            <w:left w:val="none" w:sz="0" w:space="0" w:color="auto"/>
            <w:bottom w:val="none" w:sz="0" w:space="0" w:color="auto"/>
            <w:right w:val="none" w:sz="0" w:space="0" w:color="auto"/>
          </w:divBdr>
        </w:div>
      </w:divsChild>
    </w:div>
    <w:div w:id="1506477128">
      <w:bodyDiv w:val="1"/>
      <w:marLeft w:val="0"/>
      <w:marRight w:val="0"/>
      <w:marTop w:val="0"/>
      <w:marBottom w:val="0"/>
      <w:divBdr>
        <w:top w:val="none" w:sz="0" w:space="0" w:color="auto"/>
        <w:left w:val="none" w:sz="0" w:space="0" w:color="auto"/>
        <w:bottom w:val="none" w:sz="0" w:space="0" w:color="auto"/>
        <w:right w:val="none" w:sz="0" w:space="0" w:color="auto"/>
      </w:divBdr>
      <w:divsChild>
        <w:div w:id="835150280">
          <w:marLeft w:val="480"/>
          <w:marRight w:val="0"/>
          <w:marTop w:val="0"/>
          <w:marBottom w:val="0"/>
          <w:divBdr>
            <w:top w:val="none" w:sz="0" w:space="0" w:color="auto"/>
            <w:left w:val="none" w:sz="0" w:space="0" w:color="auto"/>
            <w:bottom w:val="none" w:sz="0" w:space="0" w:color="auto"/>
            <w:right w:val="none" w:sz="0" w:space="0" w:color="auto"/>
          </w:divBdr>
          <w:divsChild>
            <w:div w:id="6939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5509">
      <w:bodyDiv w:val="1"/>
      <w:marLeft w:val="0"/>
      <w:marRight w:val="0"/>
      <w:marTop w:val="0"/>
      <w:marBottom w:val="0"/>
      <w:divBdr>
        <w:top w:val="none" w:sz="0" w:space="0" w:color="auto"/>
        <w:left w:val="none" w:sz="0" w:space="0" w:color="auto"/>
        <w:bottom w:val="none" w:sz="0" w:space="0" w:color="auto"/>
        <w:right w:val="none" w:sz="0" w:space="0" w:color="auto"/>
      </w:divBdr>
      <w:divsChild>
        <w:div w:id="1607468939">
          <w:marLeft w:val="480"/>
          <w:marRight w:val="0"/>
          <w:marTop w:val="0"/>
          <w:marBottom w:val="0"/>
          <w:divBdr>
            <w:top w:val="none" w:sz="0" w:space="0" w:color="auto"/>
            <w:left w:val="none" w:sz="0" w:space="0" w:color="auto"/>
            <w:bottom w:val="none" w:sz="0" w:space="0" w:color="auto"/>
            <w:right w:val="none" w:sz="0" w:space="0" w:color="auto"/>
          </w:divBdr>
          <w:divsChild>
            <w:div w:id="10198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48904">
      <w:bodyDiv w:val="1"/>
      <w:marLeft w:val="0"/>
      <w:marRight w:val="0"/>
      <w:marTop w:val="0"/>
      <w:marBottom w:val="0"/>
      <w:divBdr>
        <w:top w:val="none" w:sz="0" w:space="0" w:color="auto"/>
        <w:left w:val="none" w:sz="0" w:space="0" w:color="auto"/>
        <w:bottom w:val="none" w:sz="0" w:space="0" w:color="auto"/>
        <w:right w:val="none" w:sz="0" w:space="0" w:color="auto"/>
      </w:divBdr>
    </w:div>
    <w:div w:id="2031369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25522/manifesto.mpds.2020b"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80/23745118.2021.190980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80/09692290.2021.1913440"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manifesto-project.wzb.eu/information/documents/visualiz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E67FF-D8AD-4084-89E1-62BCB9ED7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30</Pages>
  <Words>14709</Words>
  <Characters>83845</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Simon Kiss</cp:lastModifiedBy>
  <cp:revision>1</cp:revision>
  <cp:lastPrinted>2022-05-26T15:26:00Z</cp:lastPrinted>
  <dcterms:created xsi:type="dcterms:W3CDTF">2022-05-26T22:22:00Z</dcterms:created>
  <dcterms:modified xsi:type="dcterms:W3CDTF">2022-05-27T15:18:00Z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id="CI4ffIga"/&gt;&lt;style id="http://www.zotero.org/styles/chicago-author-date" locale="en-CA"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